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D01059" w14:textId="73C321CB" w:rsidR="00233D3C" w:rsidRDefault="00233D3C" w:rsidP="00C45982">
      <w:pPr>
        <w:pStyle w:val="Heading1"/>
      </w:pPr>
      <w:r>
        <w:t xml:space="preserve">Electronics </w:t>
      </w:r>
      <w:r w:rsidRPr="00233D3C">
        <w:t>and</w:t>
      </w:r>
      <w:r>
        <w:t xml:space="preserve"> </w:t>
      </w:r>
      <w:r w:rsidRPr="00C45982">
        <w:t>Instrumentation</w:t>
      </w:r>
    </w:p>
    <w:p w14:paraId="705DA5A1" w14:textId="099F589D" w:rsidR="00233D3C" w:rsidRPr="001F02C2" w:rsidRDefault="005315D4" w:rsidP="00233D3C">
      <w:pPr>
        <w:pStyle w:val="Heading2"/>
        <w:rPr>
          <w:color w:val="2F5496" w:themeColor="accent5" w:themeShade="BF"/>
        </w:rPr>
      </w:pPr>
      <w:r w:rsidRPr="001F02C2">
        <w:rPr>
          <w:color w:val="2F5496" w:themeColor="accent5" w:themeShade="BF"/>
        </w:rPr>
        <w:t>Objective</w:t>
      </w:r>
    </w:p>
    <w:p w14:paraId="32553357" w14:textId="3711BAEA" w:rsidR="005315D4" w:rsidRPr="001F02C2" w:rsidRDefault="005315D4" w:rsidP="005315D4">
      <w:pPr>
        <w:rPr>
          <w:color w:val="2F5496" w:themeColor="accent5" w:themeShade="BF"/>
        </w:rPr>
      </w:pPr>
      <w:r w:rsidRPr="001F02C2">
        <w:rPr>
          <w:color w:val="2F5496" w:themeColor="accent5" w:themeShade="BF"/>
        </w:rPr>
        <w:t>For this project to be successful a number of electronic systems are being designed. The goal of these systems is to provide a safe and reliable method to test, launch and recover all aspects of the rocket, while also co</w:t>
      </w:r>
      <w:r w:rsidR="00A72965" w:rsidRPr="001F02C2">
        <w:rPr>
          <w:color w:val="2F5496" w:themeColor="accent5" w:themeShade="BF"/>
        </w:rPr>
        <w:t xml:space="preserve">llecting invaluable flight data, supporting payload and abiding by strict standards.  </w:t>
      </w:r>
    </w:p>
    <w:p w14:paraId="735FB53D" w14:textId="3F586BA4" w:rsidR="00AA3AE9" w:rsidRPr="001F02C2" w:rsidRDefault="00BA1AE8" w:rsidP="00AA3AE9">
      <w:pPr>
        <w:pStyle w:val="Heading2"/>
        <w:rPr>
          <w:color w:val="2F5496" w:themeColor="accent5" w:themeShade="BF"/>
        </w:rPr>
      </w:pPr>
      <w:r w:rsidRPr="001F02C2">
        <w:rPr>
          <w:color w:val="2F5496" w:themeColor="accent5" w:themeShade="BF"/>
        </w:rPr>
        <w:t>Flight Critical</w:t>
      </w:r>
      <w:r w:rsidR="00204D2C" w:rsidRPr="001F02C2">
        <w:rPr>
          <w:color w:val="2F5496" w:themeColor="accent5" w:themeShade="BF"/>
        </w:rPr>
        <w:t xml:space="preserve"> Electronics</w:t>
      </w:r>
    </w:p>
    <w:p w14:paraId="047ABBFA" w14:textId="6551C2A7" w:rsidR="00BA1AE8" w:rsidRPr="001F02C2" w:rsidRDefault="00BA1AE8" w:rsidP="0004299C">
      <w:pPr>
        <w:pStyle w:val="Heading3"/>
        <w:rPr>
          <w:color w:val="2F5496" w:themeColor="accent5" w:themeShade="BF"/>
        </w:rPr>
      </w:pPr>
      <w:r w:rsidRPr="001F02C2">
        <w:rPr>
          <w:color w:val="2F5496" w:themeColor="accent5" w:themeShade="BF"/>
        </w:rPr>
        <w:t>Introduction</w:t>
      </w:r>
    </w:p>
    <w:p w14:paraId="2B5DB943" w14:textId="47ED2905" w:rsidR="004B3950" w:rsidRPr="001F02C2" w:rsidRDefault="004B3950" w:rsidP="004B3950">
      <w:pPr>
        <w:rPr>
          <w:color w:val="2F5496" w:themeColor="accent5" w:themeShade="BF"/>
          <w:szCs w:val="20"/>
        </w:rPr>
      </w:pPr>
      <w:r w:rsidRPr="001F02C2">
        <w:rPr>
          <w:color w:val="2F5496" w:themeColor="accent5" w:themeShade="BF"/>
          <w:szCs w:val="20"/>
        </w:rPr>
        <w:t xml:space="preserve">The purpose of the Flight Critical Electronics is to provide a data feed of the rocket’s location, speed, and acceleration to the ground base as well as control the firing of the </w:t>
      </w:r>
      <w:r w:rsidR="00A72965" w:rsidRPr="001F02C2">
        <w:rPr>
          <w:color w:val="2F5496" w:themeColor="accent5" w:themeShade="BF"/>
          <w:szCs w:val="20"/>
        </w:rPr>
        <w:t>recovery system</w:t>
      </w:r>
      <w:r w:rsidRPr="001F02C2">
        <w:rPr>
          <w:color w:val="2F5496" w:themeColor="accent5" w:themeShade="BF"/>
          <w:szCs w:val="20"/>
        </w:rPr>
        <w:t xml:space="preserve">. Last year the G-Wiz flight computer was used in conjunction with the </w:t>
      </w:r>
      <w:proofErr w:type="spellStart"/>
      <w:r w:rsidRPr="001F02C2">
        <w:rPr>
          <w:color w:val="2F5496" w:themeColor="accent5" w:themeShade="BF"/>
          <w:szCs w:val="20"/>
        </w:rPr>
        <w:t>BigRedBee</w:t>
      </w:r>
      <w:proofErr w:type="spellEnd"/>
      <w:r w:rsidRPr="001F02C2">
        <w:rPr>
          <w:color w:val="2F5496" w:themeColor="accent5" w:themeShade="BF"/>
          <w:szCs w:val="20"/>
        </w:rPr>
        <w:t xml:space="preserve"> GPS transmitter in order to cover these functions, however, the E&amp;P Team decided not to use this flight computer again for SRT-3 due to its programming set up difficulty and unreliability due to system</w:t>
      </w:r>
      <w:r w:rsidR="00A72965" w:rsidRPr="001F02C2">
        <w:rPr>
          <w:color w:val="2F5496" w:themeColor="accent5" w:themeShade="BF"/>
          <w:szCs w:val="20"/>
        </w:rPr>
        <w:t xml:space="preserve"> crashes. Therefore,</w:t>
      </w:r>
      <w:r w:rsidRPr="001F02C2">
        <w:rPr>
          <w:color w:val="2F5496" w:themeColor="accent5" w:themeShade="BF"/>
          <w:szCs w:val="20"/>
        </w:rPr>
        <w:t xml:space="preserve"> we decided to select a new flight computer based on reliability, user-friendliness (programmability), pyrotechnic outputs, price, and the ability to accurately record altitude. The selection after looking at different brands came down to the AIM </w:t>
      </w:r>
      <w:proofErr w:type="spellStart"/>
      <w:r w:rsidRPr="001F02C2">
        <w:rPr>
          <w:color w:val="2F5496" w:themeColor="accent5" w:themeShade="BF"/>
          <w:szCs w:val="20"/>
        </w:rPr>
        <w:t>Xtra</w:t>
      </w:r>
      <w:proofErr w:type="spellEnd"/>
      <w:r w:rsidRPr="001F02C2">
        <w:rPr>
          <w:color w:val="2F5496" w:themeColor="accent5" w:themeShade="BF"/>
          <w:szCs w:val="20"/>
        </w:rPr>
        <w:t xml:space="preserve"> produced by </w:t>
      </w:r>
      <w:proofErr w:type="spellStart"/>
      <w:r w:rsidRPr="001F02C2">
        <w:rPr>
          <w:color w:val="2F5496" w:themeColor="accent5" w:themeShade="BF"/>
          <w:szCs w:val="20"/>
        </w:rPr>
        <w:t>Entacore</w:t>
      </w:r>
      <w:proofErr w:type="spellEnd"/>
      <w:r w:rsidRPr="001F02C2">
        <w:rPr>
          <w:color w:val="2F5496" w:themeColor="accent5" w:themeShade="BF"/>
          <w:szCs w:val="20"/>
        </w:rPr>
        <w:t xml:space="preserve"> Electronics or the </w:t>
      </w:r>
      <w:proofErr w:type="spellStart"/>
      <w:r w:rsidRPr="001F02C2">
        <w:rPr>
          <w:color w:val="2F5496" w:themeColor="accent5" w:themeShade="BF"/>
          <w:szCs w:val="20"/>
        </w:rPr>
        <w:t>TeleMega</w:t>
      </w:r>
      <w:proofErr w:type="spellEnd"/>
      <w:r w:rsidRPr="001F02C2">
        <w:rPr>
          <w:color w:val="2F5496" w:themeColor="accent5" w:themeShade="BF"/>
          <w:szCs w:val="20"/>
        </w:rPr>
        <w:t xml:space="preserve"> by Altus </w:t>
      </w:r>
      <w:proofErr w:type="spellStart"/>
      <w:r w:rsidRPr="001F02C2">
        <w:rPr>
          <w:color w:val="2F5496" w:themeColor="accent5" w:themeShade="BF"/>
          <w:szCs w:val="20"/>
        </w:rPr>
        <w:t>Metrum</w:t>
      </w:r>
      <w:proofErr w:type="spellEnd"/>
      <w:r w:rsidRPr="001F02C2">
        <w:rPr>
          <w:color w:val="2F5496" w:themeColor="accent5" w:themeShade="BF"/>
          <w:szCs w:val="20"/>
        </w:rPr>
        <w:t xml:space="preserve">  which both had more than the minimum two pyrotechnic channels required and also included various sensors and features to reco</w:t>
      </w:r>
      <w:r w:rsidR="00A72965" w:rsidRPr="001F02C2">
        <w:rPr>
          <w:color w:val="2F5496" w:themeColor="accent5" w:themeShade="BF"/>
          <w:szCs w:val="20"/>
        </w:rPr>
        <w:t xml:space="preserve">rd the data necessary. The Aim </w:t>
      </w:r>
      <w:proofErr w:type="spellStart"/>
      <w:r w:rsidR="00A72965" w:rsidRPr="001F02C2">
        <w:rPr>
          <w:color w:val="2F5496" w:themeColor="accent5" w:themeShade="BF"/>
          <w:szCs w:val="20"/>
        </w:rPr>
        <w:t>X</w:t>
      </w:r>
      <w:r w:rsidRPr="001F02C2">
        <w:rPr>
          <w:color w:val="2F5496" w:themeColor="accent5" w:themeShade="BF"/>
          <w:szCs w:val="20"/>
        </w:rPr>
        <w:t>tra</w:t>
      </w:r>
      <w:proofErr w:type="spellEnd"/>
      <w:r w:rsidRPr="001F02C2">
        <w:rPr>
          <w:color w:val="2F5496" w:themeColor="accent5" w:themeShade="BF"/>
          <w:szCs w:val="20"/>
        </w:rPr>
        <w:t xml:space="preserve"> was decided upon as the primary flight computer to be used in the rocket due to the higher degree of user programmability, reliable connection, and flexibility with battery setups and sensor inputs and outputs. Furthermore, the AIM </w:t>
      </w:r>
      <w:proofErr w:type="spellStart"/>
      <w:r w:rsidRPr="001F02C2">
        <w:rPr>
          <w:color w:val="2F5496" w:themeColor="accent5" w:themeShade="BF"/>
          <w:szCs w:val="20"/>
        </w:rPr>
        <w:t>Xtra</w:t>
      </w:r>
      <w:proofErr w:type="spellEnd"/>
      <w:r w:rsidRPr="001F02C2">
        <w:rPr>
          <w:color w:val="2F5496" w:themeColor="accent5" w:themeShade="BF"/>
          <w:szCs w:val="20"/>
        </w:rPr>
        <w:t xml:space="preserve"> includes the AIM Base and an attractive free flight data analysis GUI for the same price as the single microchip of the </w:t>
      </w:r>
      <w:proofErr w:type="spellStart"/>
      <w:r w:rsidRPr="001F02C2">
        <w:rPr>
          <w:color w:val="2F5496" w:themeColor="accent5" w:themeShade="BF"/>
          <w:szCs w:val="20"/>
        </w:rPr>
        <w:t>TeleMega</w:t>
      </w:r>
      <w:proofErr w:type="spellEnd"/>
      <w:r w:rsidRPr="001F02C2">
        <w:rPr>
          <w:color w:val="2F5496" w:themeColor="accent5" w:themeShade="BF"/>
          <w:szCs w:val="20"/>
        </w:rPr>
        <w:t xml:space="preserve">.  </w:t>
      </w:r>
    </w:p>
    <w:p w14:paraId="6F7B4CB6" w14:textId="0CA55DF5" w:rsidR="00AA3AE9" w:rsidRPr="001F02C2" w:rsidRDefault="00BA1AE8" w:rsidP="0004299C">
      <w:pPr>
        <w:pStyle w:val="Heading3"/>
        <w:rPr>
          <w:color w:val="2F5496" w:themeColor="accent5" w:themeShade="BF"/>
        </w:rPr>
      </w:pPr>
      <w:r w:rsidRPr="001F02C2">
        <w:rPr>
          <w:color w:val="2F5496" w:themeColor="accent5" w:themeShade="BF"/>
        </w:rPr>
        <w:t>Primary Flight Computer</w:t>
      </w:r>
      <w:r w:rsidR="00204D2C" w:rsidRPr="001F02C2">
        <w:rPr>
          <w:color w:val="2F5496" w:themeColor="accent5" w:themeShade="BF"/>
        </w:rPr>
        <w:t xml:space="preserve"> </w:t>
      </w:r>
      <w:r w:rsidRPr="001F02C2">
        <w:rPr>
          <w:color w:val="2F5496" w:themeColor="accent5" w:themeShade="BF"/>
        </w:rPr>
        <w:t xml:space="preserve">and Vehicle Tracking </w:t>
      </w:r>
    </w:p>
    <w:p w14:paraId="773C86E8" w14:textId="623ABAA7" w:rsidR="004B3950" w:rsidRPr="001F02C2" w:rsidRDefault="004B3950" w:rsidP="004B3950">
      <w:pPr>
        <w:rPr>
          <w:color w:val="2F5496" w:themeColor="accent5" w:themeShade="BF"/>
          <w:szCs w:val="20"/>
        </w:rPr>
      </w:pPr>
      <w:r w:rsidRPr="001F02C2">
        <w:rPr>
          <w:color w:val="2F5496" w:themeColor="accent5" w:themeShade="BF"/>
          <w:szCs w:val="20"/>
        </w:rPr>
        <w:t xml:space="preserve">The primary flight computer is going to be the AIM </w:t>
      </w:r>
      <w:proofErr w:type="spellStart"/>
      <w:r w:rsidRPr="001F02C2">
        <w:rPr>
          <w:color w:val="2F5496" w:themeColor="accent5" w:themeShade="BF"/>
          <w:szCs w:val="20"/>
        </w:rPr>
        <w:t>Xtra</w:t>
      </w:r>
      <w:proofErr w:type="spellEnd"/>
      <w:r w:rsidRPr="001F02C2">
        <w:rPr>
          <w:color w:val="2F5496" w:themeColor="accent5" w:themeShade="BF"/>
          <w:szCs w:val="20"/>
        </w:rPr>
        <w:t xml:space="preserve"> by </w:t>
      </w:r>
      <w:proofErr w:type="spellStart"/>
      <w:r w:rsidRPr="001F02C2">
        <w:rPr>
          <w:color w:val="2F5496" w:themeColor="accent5" w:themeShade="BF"/>
          <w:szCs w:val="20"/>
        </w:rPr>
        <w:t>Entacore</w:t>
      </w:r>
      <w:proofErr w:type="spellEnd"/>
      <w:r w:rsidRPr="001F02C2">
        <w:rPr>
          <w:color w:val="2F5496" w:themeColor="accent5" w:themeShade="BF"/>
          <w:szCs w:val="20"/>
        </w:rPr>
        <w:t xml:space="preserve"> Electronics along with the AIM Base component which acts as a ground data packet receiver. Due to the operating frequency of 433 </w:t>
      </w:r>
      <w:proofErr w:type="spellStart"/>
      <w:proofErr w:type="gramStart"/>
      <w:r w:rsidRPr="001F02C2">
        <w:rPr>
          <w:color w:val="2F5496" w:themeColor="accent5" w:themeShade="BF"/>
          <w:szCs w:val="20"/>
        </w:rPr>
        <w:t>mHz</w:t>
      </w:r>
      <w:proofErr w:type="spellEnd"/>
      <w:proofErr w:type="gramEnd"/>
      <w:r w:rsidRPr="001F02C2">
        <w:rPr>
          <w:color w:val="2F5496" w:themeColor="accent5" w:themeShade="BF"/>
          <w:szCs w:val="20"/>
        </w:rPr>
        <w:t xml:space="preserve"> the AIM </w:t>
      </w:r>
      <w:proofErr w:type="spellStart"/>
      <w:r w:rsidRPr="001F02C2">
        <w:rPr>
          <w:color w:val="2F5496" w:themeColor="accent5" w:themeShade="BF"/>
          <w:szCs w:val="20"/>
        </w:rPr>
        <w:t>Xtra</w:t>
      </w:r>
      <w:proofErr w:type="spellEnd"/>
      <w:r w:rsidRPr="001F02C2">
        <w:rPr>
          <w:color w:val="2F5496" w:themeColor="accent5" w:themeShade="BF"/>
          <w:szCs w:val="20"/>
        </w:rPr>
        <w:t xml:space="preserve"> along with the subsystems associated with the flight computer will be operated by a licensed Ham radio technician from the Electronics and </w:t>
      </w:r>
      <w:r w:rsidR="00A72965" w:rsidRPr="001F02C2">
        <w:rPr>
          <w:color w:val="2F5496" w:themeColor="accent5" w:themeShade="BF"/>
          <w:szCs w:val="20"/>
        </w:rPr>
        <w:t xml:space="preserve">Payload team. The AIM </w:t>
      </w:r>
      <w:proofErr w:type="spellStart"/>
      <w:r w:rsidR="00A72965" w:rsidRPr="001F02C2">
        <w:rPr>
          <w:color w:val="2F5496" w:themeColor="accent5" w:themeShade="BF"/>
          <w:szCs w:val="20"/>
        </w:rPr>
        <w:t>Xtra</w:t>
      </w:r>
      <w:proofErr w:type="spellEnd"/>
      <w:r w:rsidR="00A72965" w:rsidRPr="001F02C2">
        <w:rPr>
          <w:color w:val="2F5496" w:themeColor="accent5" w:themeShade="BF"/>
          <w:szCs w:val="20"/>
        </w:rPr>
        <w:t xml:space="preserve"> will</w:t>
      </w:r>
      <w:r w:rsidRPr="001F02C2">
        <w:rPr>
          <w:color w:val="2F5496" w:themeColor="accent5" w:themeShade="BF"/>
          <w:szCs w:val="20"/>
        </w:rPr>
        <w:t xml:space="preserve"> operate by achieving a preflight satellite lock and await launch in order to begin data packet transmission which includes sensor values and GPS coordinates. Once launch has been achieved the AIM </w:t>
      </w:r>
      <w:proofErr w:type="spellStart"/>
      <w:r w:rsidRPr="001F02C2">
        <w:rPr>
          <w:color w:val="2F5496" w:themeColor="accent5" w:themeShade="BF"/>
          <w:szCs w:val="20"/>
        </w:rPr>
        <w:t>Xtra</w:t>
      </w:r>
      <w:proofErr w:type="spellEnd"/>
      <w:r w:rsidRPr="001F02C2">
        <w:rPr>
          <w:color w:val="2F5496" w:themeColor="accent5" w:themeShade="BF"/>
          <w:szCs w:val="20"/>
        </w:rPr>
        <w:t xml:space="preserve"> will maintain a data packet feed to the AIM Base connected to a laptop on the ground and will </w:t>
      </w:r>
      <w:r w:rsidR="007E3FFA" w:rsidRPr="001F02C2">
        <w:rPr>
          <w:color w:val="2F5496" w:themeColor="accent5" w:themeShade="BF"/>
          <w:szCs w:val="20"/>
        </w:rPr>
        <w:t>fire a drogue parachute charge at apogee then a main charge at a predetermined altitude</w:t>
      </w:r>
      <w:r w:rsidRPr="001F02C2">
        <w:rPr>
          <w:color w:val="2F5496" w:themeColor="accent5" w:themeShade="BF"/>
          <w:szCs w:val="20"/>
        </w:rPr>
        <w:t xml:space="preserve">. After descent and landing the AIM </w:t>
      </w:r>
      <w:proofErr w:type="spellStart"/>
      <w:r w:rsidRPr="001F02C2">
        <w:rPr>
          <w:color w:val="2F5496" w:themeColor="accent5" w:themeShade="BF"/>
          <w:szCs w:val="20"/>
        </w:rPr>
        <w:t>Xtra</w:t>
      </w:r>
      <w:proofErr w:type="spellEnd"/>
      <w:r w:rsidRPr="001F02C2">
        <w:rPr>
          <w:color w:val="2F5496" w:themeColor="accent5" w:themeShade="BF"/>
          <w:szCs w:val="20"/>
        </w:rPr>
        <w:t xml:space="preserve"> will continue to transmit data packets until recovered. If after landing data packets are dropped due to interference the recovery team will follow the last received data packet with GPS coordinates. The AIM Base relies on a link budget of around 145 dB and will output data to the AIM </w:t>
      </w:r>
      <w:proofErr w:type="spellStart"/>
      <w:r w:rsidRPr="001F02C2">
        <w:rPr>
          <w:color w:val="2F5496" w:themeColor="accent5" w:themeShade="BF"/>
          <w:szCs w:val="20"/>
        </w:rPr>
        <w:t>Xtra</w:t>
      </w:r>
      <w:proofErr w:type="spellEnd"/>
      <w:r w:rsidRPr="001F02C2">
        <w:rPr>
          <w:color w:val="2F5496" w:themeColor="accent5" w:themeShade="BF"/>
          <w:szCs w:val="20"/>
        </w:rPr>
        <w:t xml:space="preserve"> software in real-time data tracking. </w:t>
      </w:r>
    </w:p>
    <w:p w14:paraId="5EA8A8BF" w14:textId="391F9DEA" w:rsidR="00AA3AE9" w:rsidRPr="001F02C2" w:rsidRDefault="00706693" w:rsidP="0004299C">
      <w:pPr>
        <w:pStyle w:val="Heading3"/>
        <w:rPr>
          <w:color w:val="2F5496" w:themeColor="accent5" w:themeShade="BF"/>
        </w:rPr>
      </w:pPr>
      <w:r w:rsidRPr="001F02C2">
        <w:rPr>
          <w:color w:val="2F5496" w:themeColor="accent5" w:themeShade="BF"/>
        </w:rPr>
        <w:lastRenderedPageBreak/>
        <w:t>Secondary</w:t>
      </w:r>
      <w:r w:rsidR="00BA1AE8" w:rsidRPr="001F02C2">
        <w:rPr>
          <w:color w:val="2F5496" w:themeColor="accent5" w:themeShade="BF"/>
        </w:rPr>
        <w:t xml:space="preserve"> Flight</w:t>
      </w:r>
      <w:r w:rsidRPr="001F02C2">
        <w:rPr>
          <w:color w:val="2F5496" w:themeColor="accent5" w:themeShade="BF"/>
        </w:rPr>
        <w:t xml:space="preserve"> </w:t>
      </w:r>
      <w:r w:rsidR="0004299C" w:rsidRPr="001F02C2">
        <w:rPr>
          <w:color w:val="2F5496" w:themeColor="accent5" w:themeShade="BF"/>
        </w:rPr>
        <w:t>Computer</w:t>
      </w:r>
    </w:p>
    <w:p w14:paraId="35B29953" w14:textId="4D7C3FCF" w:rsidR="004B3950" w:rsidRPr="001F02C2" w:rsidRDefault="004B3950" w:rsidP="004B3950">
      <w:pPr>
        <w:rPr>
          <w:color w:val="2F5496" w:themeColor="accent5" w:themeShade="BF"/>
          <w:szCs w:val="20"/>
        </w:rPr>
      </w:pPr>
      <w:r w:rsidRPr="001F02C2">
        <w:rPr>
          <w:color w:val="2F5496" w:themeColor="accent5" w:themeShade="BF"/>
          <w:szCs w:val="20"/>
        </w:rPr>
        <w:t>The secondary flight computer will be</w:t>
      </w:r>
      <w:r w:rsidR="00C30C0A" w:rsidRPr="001F02C2">
        <w:rPr>
          <w:color w:val="2F5496" w:themeColor="accent5" w:themeShade="BF"/>
          <w:szCs w:val="20"/>
        </w:rPr>
        <w:t xml:space="preserve"> the </w:t>
      </w:r>
      <w:proofErr w:type="spellStart"/>
      <w:r w:rsidR="00C30C0A" w:rsidRPr="001F02C2">
        <w:rPr>
          <w:color w:val="2F5496" w:themeColor="accent5" w:themeShade="BF"/>
          <w:szCs w:val="20"/>
        </w:rPr>
        <w:t>StratoL</w:t>
      </w:r>
      <w:r w:rsidR="007E3FFA" w:rsidRPr="001F02C2">
        <w:rPr>
          <w:color w:val="2F5496" w:themeColor="accent5" w:themeShade="BF"/>
          <w:szCs w:val="20"/>
        </w:rPr>
        <w:t>ogger</w:t>
      </w:r>
      <w:proofErr w:type="spellEnd"/>
      <w:r w:rsidR="007E3FFA" w:rsidRPr="001F02C2">
        <w:rPr>
          <w:color w:val="2F5496" w:themeColor="accent5" w:themeShade="BF"/>
          <w:szCs w:val="20"/>
        </w:rPr>
        <w:t xml:space="preserve"> CF by </w:t>
      </w:r>
      <w:proofErr w:type="spellStart"/>
      <w:r w:rsidR="007E3FFA" w:rsidRPr="001F02C2">
        <w:rPr>
          <w:color w:val="2F5496" w:themeColor="accent5" w:themeShade="BF"/>
          <w:szCs w:val="20"/>
        </w:rPr>
        <w:t>PerfectF</w:t>
      </w:r>
      <w:r w:rsidRPr="001F02C2">
        <w:rPr>
          <w:color w:val="2F5496" w:themeColor="accent5" w:themeShade="BF"/>
          <w:szCs w:val="20"/>
        </w:rPr>
        <w:t>lite</w:t>
      </w:r>
      <w:proofErr w:type="spellEnd"/>
      <w:r w:rsidRPr="001F02C2">
        <w:rPr>
          <w:color w:val="2F5496" w:themeColor="accent5" w:themeShade="BF"/>
          <w:szCs w:val="20"/>
        </w:rPr>
        <w:t xml:space="preserve"> which will serve as </w:t>
      </w:r>
      <w:r w:rsidR="007E3FFA" w:rsidRPr="001F02C2">
        <w:rPr>
          <w:color w:val="2F5496" w:themeColor="accent5" w:themeShade="BF"/>
          <w:szCs w:val="20"/>
        </w:rPr>
        <w:t>a</w:t>
      </w:r>
      <w:r w:rsidRPr="001F02C2">
        <w:rPr>
          <w:color w:val="2F5496" w:themeColor="accent5" w:themeShade="BF"/>
          <w:szCs w:val="20"/>
        </w:rPr>
        <w:t xml:space="preserve"> r</w:t>
      </w:r>
      <w:r w:rsidR="007E3FFA" w:rsidRPr="001F02C2">
        <w:rPr>
          <w:color w:val="2F5496" w:themeColor="accent5" w:themeShade="BF"/>
          <w:szCs w:val="20"/>
        </w:rPr>
        <w:t xml:space="preserve">edundant safety </w:t>
      </w:r>
      <w:proofErr w:type="gramStart"/>
      <w:r w:rsidR="007E3FFA" w:rsidRPr="001F02C2">
        <w:rPr>
          <w:color w:val="2F5496" w:themeColor="accent5" w:themeShade="BF"/>
          <w:szCs w:val="20"/>
        </w:rPr>
        <w:t>system</w:t>
      </w:r>
      <w:proofErr w:type="gramEnd"/>
      <w:r w:rsidR="007E3FFA" w:rsidRPr="001F02C2">
        <w:rPr>
          <w:color w:val="2F5496" w:themeColor="accent5" w:themeShade="BF"/>
          <w:szCs w:val="20"/>
        </w:rPr>
        <w:t xml:space="preserve"> in the event the AIM </w:t>
      </w:r>
      <w:proofErr w:type="spellStart"/>
      <w:r w:rsidR="007E3FFA" w:rsidRPr="001F02C2">
        <w:rPr>
          <w:color w:val="2F5496" w:themeColor="accent5" w:themeShade="BF"/>
          <w:szCs w:val="20"/>
        </w:rPr>
        <w:t>Xtra</w:t>
      </w:r>
      <w:proofErr w:type="spellEnd"/>
      <w:r w:rsidR="007E3FFA" w:rsidRPr="001F02C2">
        <w:rPr>
          <w:color w:val="2F5496" w:themeColor="accent5" w:themeShade="BF"/>
          <w:szCs w:val="20"/>
        </w:rPr>
        <w:t xml:space="preserve"> fails to control recovery</w:t>
      </w:r>
      <w:r w:rsidR="00EC67F8" w:rsidRPr="001F02C2">
        <w:rPr>
          <w:color w:val="2F5496" w:themeColor="accent5" w:themeShade="BF"/>
          <w:szCs w:val="20"/>
        </w:rPr>
        <w:t xml:space="preserve"> properly</w:t>
      </w:r>
      <w:r w:rsidR="00C30C0A" w:rsidRPr="001F02C2">
        <w:rPr>
          <w:color w:val="2F5496" w:themeColor="accent5" w:themeShade="BF"/>
          <w:szCs w:val="20"/>
        </w:rPr>
        <w:t xml:space="preserve">. The </w:t>
      </w:r>
      <w:proofErr w:type="spellStart"/>
      <w:r w:rsidR="00C30C0A" w:rsidRPr="001F02C2">
        <w:rPr>
          <w:color w:val="2F5496" w:themeColor="accent5" w:themeShade="BF"/>
          <w:szCs w:val="20"/>
        </w:rPr>
        <w:t>StratoL</w:t>
      </w:r>
      <w:r w:rsidRPr="001F02C2">
        <w:rPr>
          <w:color w:val="2F5496" w:themeColor="accent5" w:themeShade="BF"/>
          <w:szCs w:val="20"/>
        </w:rPr>
        <w:t>ogger</w:t>
      </w:r>
      <w:proofErr w:type="spellEnd"/>
      <w:r w:rsidRPr="001F02C2">
        <w:rPr>
          <w:color w:val="2F5496" w:themeColor="accent5" w:themeShade="BF"/>
          <w:szCs w:val="20"/>
        </w:rPr>
        <w:t xml:space="preserve"> CF will function independently from the AIM </w:t>
      </w:r>
      <w:proofErr w:type="spellStart"/>
      <w:r w:rsidRPr="001F02C2">
        <w:rPr>
          <w:color w:val="2F5496" w:themeColor="accent5" w:themeShade="BF"/>
          <w:szCs w:val="20"/>
        </w:rPr>
        <w:t>Xtra</w:t>
      </w:r>
      <w:proofErr w:type="spellEnd"/>
      <w:r w:rsidRPr="001F02C2">
        <w:rPr>
          <w:color w:val="2F5496" w:themeColor="accent5" w:themeShade="BF"/>
          <w:szCs w:val="20"/>
        </w:rPr>
        <w:t xml:space="preserve"> and will provide data to compare for a more accurate flight analysis.</w:t>
      </w:r>
    </w:p>
    <w:p w14:paraId="66209728" w14:textId="77777777" w:rsidR="004B3950" w:rsidRPr="001F02C2" w:rsidRDefault="004B3950" w:rsidP="004B3950">
      <w:pPr>
        <w:pStyle w:val="Heading3"/>
        <w:rPr>
          <w:color w:val="2F5496" w:themeColor="accent5" w:themeShade="BF"/>
        </w:rPr>
      </w:pPr>
      <w:r w:rsidRPr="001F02C2">
        <w:rPr>
          <w:color w:val="2F5496" w:themeColor="accent5" w:themeShade="BF"/>
        </w:rPr>
        <w:t>Flight Computer and GPS Transmitter Application</w:t>
      </w:r>
    </w:p>
    <w:p w14:paraId="1FB0CC09" w14:textId="1064FD15" w:rsidR="004B3950" w:rsidRPr="001F02C2" w:rsidRDefault="004B3950" w:rsidP="00EC67F8">
      <w:pPr>
        <w:rPr>
          <w:color w:val="2F5496" w:themeColor="accent5" w:themeShade="BF"/>
          <w:szCs w:val="20"/>
        </w:rPr>
      </w:pPr>
      <w:r w:rsidRPr="001F02C2">
        <w:rPr>
          <w:color w:val="2F5496" w:themeColor="accent5" w:themeShade="BF"/>
          <w:szCs w:val="20"/>
        </w:rPr>
        <w:t xml:space="preserve">In preliminary connectivity testing with last year’s </w:t>
      </w:r>
      <w:proofErr w:type="spellStart"/>
      <w:r w:rsidRPr="001F02C2">
        <w:rPr>
          <w:color w:val="2F5496" w:themeColor="accent5" w:themeShade="BF"/>
          <w:szCs w:val="20"/>
        </w:rPr>
        <w:t>BigRedBee</w:t>
      </w:r>
      <w:proofErr w:type="spellEnd"/>
      <w:r w:rsidRPr="001F02C2">
        <w:rPr>
          <w:color w:val="2F5496" w:themeColor="accent5" w:themeShade="BF"/>
          <w:szCs w:val="20"/>
        </w:rPr>
        <w:t xml:space="preserve"> GPS transmitter in the rocket carbon fiber assembly we discovered an RF blind-spot can occur when the </w:t>
      </w:r>
      <w:proofErr w:type="spellStart"/>
      <w:r w:rsidRPr="001F02C2">
        <w:rPr>
          <w:color w:val="2F5496" w:themeColor="accent5" w:themeShade="BF"/>
          <w:szCs w:val="20"/>
        </w:rPr>
        <w:t>BigRedBee</w:t>
      </w:r>
      <w:proofErr w:type="spellEnd"/>
      <w:r w:rsidRPr="001F02C2">
        <w:rPr>
          <w:color w:val="2F5496" w:themeColor="accent5" w:themeShade="BF"/>
          <w:szCs w:val="20"/>
        </w:rPr>
        <w:t xml:space="preserve"> faces the opposite direction of the receiving radio. This RF blind-spot causes dropped data packets and in order to prevent such a blind-spot and data gap the </w:t>
      </w:r>
      <w:proofErr w:type="spellStart"/>
      <w:r w:rsidRPr="001F02C2">
        <w:rPr>
          <w:color w:val="2F5496" w:themeColor="accent5" w:themeShade="BF"/>
          <w:szCs w:val="20"/>
        </w:rPr>
        <w:t>BigRedBee</w:t>
      </w:r>
      <w:proofErr w:type="spellEnd"/>
      <w:r w:rsidRPr="001F02C2">
        <w:rPr>
          <w:color w:val="2F5496" w:themeColor="accent5" w:themeShade="BF"/>
          <w:szCs w:val="20"/>
        </w:rPr>
        <w:t xml:space="preserve"> will be replaced with the AIM </w:t>
      </w:r>
      <w:proofErr w:type="spellStart"/>
      <w:r w:rsidRPr="001F02C2">
        <w:rPr>
          <w:color w:val="2F5496" w:themeColor="accent5" w:themeShade="BF"/>
          <w:szCs w:val="20"/>
        </w:rPr>
        <w:t>Xtra’s</w:t>
      </w:r>
      <w:proofErr w:type="spellEnd"/>
      <w:r w:rsidRPr="001F02C2">
        <w:rPr>
          <w:color w:val="2F5496" w:themeColor="accent5" w:themeShade="BF"/>
          <w:szCs w:val="20"/>
        </w:rPr>
        <w:t xml:space="preserve"> GPS transmitter functionality which is regarded as a more reliable system. The primary flight computer and altitude logger will be the AIM </w:t>
      </w:r>
      <w:proofErr w:type="spellStart"/>
      <w:r w:rsidRPr="001F02C2">
        <w:rPr>
          <w:color w:val="2F5496" w:themeColor="accent5" w:themeShade="BF"/>
          <w:szCs w:val="20"/>
        </w:rPr>
        <w:t>Xtra</w:t>
      </w:r>
      <w:proofErr w:type="spellEnd"/>
      <w:r w:rsidRPr="001F02C2">
        <w:rPr>
          <w:color w:val="2F5496" w:themeColor="accent5" w:themeShade="BF"/>
          <w:szCs w:val="20"/>
        </w:rPr>
        <w:t xml:space="preserve"> wit</w:t>
      </w:r>
      <w:r w:rsidR="00C30C0A" w:rsidRPr="001F02C2">
        <w:rPr>
          <w:color w:val="2F5496" w:themeColor="accent5" w:themeShade="BF"/>
          <w:szCs w:val="20"/>
        </w:rPr>
        <w:t xml:space="preserve">h the </w:t>
      </w:r>
      <w:proofErr w:type="spellStart"/>
      <w:r w:rsidR="00C30C0A" w:rsidRPr="001F02C2">
        <w:rPr>
          <w:color w:val="2F5496" w:themeColor="accent5" w:themeShade="BF"/>
          <w:szCs w:val="20"/>
        </w:rPr>
        <w:t>StratoL</w:t>
      </w:r>
      <w:r w:rsidRPr="001F02C2">
        <w:rPr>
          <w:color w:val="2F5496" w:themeColor="accent5" w:themeShade="BF"/>
          <w:szCs w:val="20"/>
        </w:rPr>
        <w:t>ogger</w:t>
      </w:r>
      <w:proofErr w:type="spellEnd"/>
      <w:r w:rsidRPr="001F02C2">
        <w:rPr>
          <w:color w:val="2F5496" w:themeColor="accent5" w:themeShade="BF"/>
          <w:szCs w:val="20"/>
        </w:rPr>
        <w:t xml:space="preserve"> CF acting as its redundant system and altitude logger in order to record a</w:t>
      </w:r>
      <w:r w:rsidR="00EC67F8" w:rsidRPr="001F02C2">
        <w:rPr>
          <w:color w:val="2F5496" w:themeColor="accent5" w:themeShade="BF"/>
          <w:szCs w:val="20"/>
        </w:rPr>
        <w:t>n accurate altitude as well as e</w:t>
      </w:r>
      <w:r w:rsidRPr="001F02C2">
        <w:rPr>
          <w:color w:val="2F5496" w:themeColor="accent5" w:themeShade="BF"/>
          <w:szCs w:val="20"/>
        </w:rPr>
        <w:t xml:space="preserve">nsure correct deployment of the parachutes. </w:t>
      </w:r>
    </w:p>
    <w:p w14:paraId="1DFBD87C" w14:textId="35AE4E8C" w:rsidR="00881983" w:rsidRDefault="007701D8" w:rsidP="00204D2C">
      <w:pPr>
        <w:pStyle w:val="Heading2"/>
      </w:pPr>
      <w:r>
        <w:t xml:space="preserve">Flight </w:t>
      </w:r>
      <w:r w:rsidR="00204D2C">
        <w:t>Sensors and Instruments</w:t>
      </w:r>
    </w:p>
    <w:p w14:paraId="2B277D62" w14:textId="562371B5" w:rsidR="00EC67F8" w:rsidRDefault="00EC67F8" w:rsidP="00EC67F8">
      <w:pPr>
        <w:pStyle w:val="Heading3"/>
      </w:pPr>
      <w:r>
        <w:t>Introduction</w:t>
      </w:r>
    </w:p>
    <w:p w14:paraId="7B08302A" w14:textId="1D558849" w:rsidR="00EC67F8" w:rsidRPr="00EC67F8" w:rsidRDefault="00BB6349" w:rsidP="00EC67F8">
      <w:r>
        <w:t xml:space="preserve">The E&amp;P team </w:t>
      </w:r>
      <w:r w:rsidR="001F02C2">
        <w:t xml:space="preserve">is responsible for ensuring </w:t>
      </w:r>
      <w:r w:rsidR="00FB7443">
        <w:t xml:space="preserve">that the proper data is measured at all stages of flight. Not only this, but the data must also be transmitted, evaluated, and recorded as necessary. To this end, it is E&amp;P’s job to make sure that the vehicle will receive the proper launch commands when it is time but not prematurely. After </w:t>
      </w:r>
      <w:r w:rsidR="00D9721F">
        <w:t>launch</w:t>
      </w:r>
      <w:r w:rsidR="00FB7443">
        <w:t xml:space="preserve">, the </w:t>
      </w:r>
      <w:r w:rsidR="00D9721F">
        <w:t xml:space="preserve">electronics must </w:t>
      </w:r>
      <w:r w:rsidR="00FB7443">
        <w:t xml:space="preserve">record flight data </w:t>
      </w:r>
      <w:r w:rsidR="00D9721F">
        <w:t>while</w:t>
      </w:r>
      <w:r w:rsidR="00FB7443">
        <w:t xml:space="preserve"> </w:t>
      </w:r>
      <w:r w:rsidR="00D9721F">
        <w:t>analyzing pertinent</w:t>
      </w:r>
      <w:r w:rsidR="00FB7443">
        <w:t xml:space="preserve"> data to determine if an engine shutoff is warranted. </w:t>
      </w:r>
    </w:p>
    <w:p w14:paraId="6388CBE5" w14:textId="4468BD8B" w:rsidR="0004299C" w:rsidRDefault="00386330" w:rsidP="0004299C">
      <w:pPr>
        <w:pStyle w:val="Heading3"/>
      </w:pPr>
      <w:r>
        <w:t>Data Transmission</w:t>
      </w:r>
    </w:p>
    <w:p w14:paraId="2135AF84" w14:textId="39246CAF" w:rsidR="00FB7443" w:rsidRDefault="00386330" w:rsidP="006A45DF">
      <w:r w:rsidRPr="00D9721F">
        <w:rPr>
          <w:highlight w:val="yellow"/>
          <w:rPrChange w:id="0" w:author="Pettit, James William" w:date="2016-01-15T10:55:00Z">
            <w:rPr/>
          </w:rPrChange>
        </w:rPr>
        <w:t xml:space="preserve">There will be one data stream that will connect the vehicle to the team via a launch operations computer. The launch computer will be connected to an </w:t>
      </w:r>
      <w:proofErr w:type="spellStart"/>
      <w:r w:rsidRPr="00D9721F">
        <w:rPr>
          <w:highlight w:val="yellow"/>
          <w:rPrChange w:id="1" w:author="Pettit, James William" w:date="2016-01-15T10:55:00Z">
            <w:rPr/>
          </w:rPrChange>
        </w:rPr>
        <w:t>XBee</w:t>
      </w:r>
      <w:proofErr w:type="spellEnd"/>
      <w:r w:rsidRPr="00D9721F">
        <w:rPr>
          <w:highlight w:val="yellow"/>
          <w:rPrChange w:id="2" w:author="Pettit, James William" w:date="2016-01-15T10:55:00Z">
            <w:rPr/>
          </w:rPrChange>
        </w:rPr>
        <w:t xml:space="preserve">/Yagi antenna system that will communicate with a second </w:t>
      </w:r>
      <w:proofErr w:type="spellStart"/>
      <w:r w:rsidRPr="00D9721F">
        <w:rPr>
          <w:highlight w:val="yellow"/>
          <w:rPrChange w:id="3" w:author="Pettit, James William" w:date="2016-01-15T10:55:00Z">
            <w:rPr/>
          </w:rPrChange>
        </w:rPr>
        <w:t>XBee</w:t>
      </w:r>
      <w:proofErr w:type="spellEnd"/>
      <w:r w:rsidRPr="00D9721F">
        <w:rPr>
          <w:highlight w:val="yellow"/>
          <w:rPrChange w:id="4" w:author="Pettit, James William" w:date="2016-01-15T10:55:00Z">
            <w:rPr/>
          </w:rPrChange>
        </w:rPr>
        <w:t>/Yagi antenna system connected to an Arduino within the launch box.</w:t>
      </w:r>
      <w:ins w:id="5" w:author="Stricklin, Bradford William" w:date="2016-01-15T16:03:00Z">
        <w:r w:rsidR="006A45DF">
          <w:t xml:space="preserve"> The wireless system will operate with the use of a S3B </w:t>
        </w:r>
        <w:proofErr w:type="spellStart"/>
        <w:r w:rsidR="006A45DF">
          <w:t>Digimesh</w:t>
        </w:r>
        <w:proofErr w:type="spellEnd"/>
        <w:r w:rsidR="006A45DF">
          <w:t xml:space="preserve"> </w:t>
        </w:r>
        <w:proofErr w:type="spellStart"/>
        <w:r w:rsidR="006A45DF">
          <w:t>XBee</w:t>
        </w:r>
        <w:proofErr w:type="spellEnd"/>
        <w:r w:rsidR="006A45DF">
          <w:t>. This system will communicate at 900 MHz</w:t>
        </w:r>
      </w:ins>
      <w:ins w:id="6" w:author="Stricklin, Bradford William" w:date="2016-01-15T16:05:00Z">
        <w:r w:rsidR="006A45DF">
          <w:t xml:space="preserve"> and has a range of at least 9 miles.</w:t>
        </w:r>
      </w:ins>
      <w:r>
        <w:t xml:space="preserve"> The launch box itself will handle all pre-flight operations as commanded by the launch operations computer</w:t>
      </w:r>
      <w:ins w:id="7" w:author="Pettit, James William" w:date="2016-01-15T10:55:00Z">
        <w:r w:rsidR="00D9721F">
          <w:t>, as discussed in section</w:t>
        </w:r>
      </w:ins>
      <w:ins w:id="8" w:author="Stricklin, Bradford William" w:date="2016-01-15T16:14:00Z">
        <w:r w:rsidR="00E93018">
          <w:t xml:space="preserve"> </w:t>
        </w:r>
        <w:r w:rsidR="00E93018">
          <w:fldChar w:fldCharType="begin"/>
        </w:r>
        <w:r w:rsidR="00E93018">
          <w:instrText xml:space="preserve"> REF _Ref440637786 \r \p \h </w:instrText>
        </w:r>
      </w:ins>
      <w:r w:rsidR="00E93018">
        <w:fldChar w:fldCharType="separate"/>
      </w:r>
      <w:ins w:id="9" w:author="Stricklin, Bradford William" w:date="2016-01-15T16:14:00Z">
        <w:r w:rsidR="00E93018">
          <w:t>1.5 below</w:t>
        </w:r>
        <w:r w:rsidR="00E93018">
          <w:fldChar w:fldCharType="end"/>
        </w:r>
      </w:ins>
      <w:ins w:id="10" w:author="Pettit, James William" w:date="2016-01-15T10:55:00Z">
        <w:del w:id="11" w:author="Stricklin, Bradford William" w:date="2016-01-15T16:13:00Z">
          <w:r w:rsidR="00D9721F" w:rsidDel="00E93018">
            <w:delText xml:space="preserve"> something</w:delText>
          </w:r>
        </w:del>
      </w:ins>
      <w:r>
        <w:t>. This will go up to and include opening the valve for oxidizer flow and igniting the engine. The launch box will accomplish its interactions with the vehicle through a hardwired connection between the vehicle and the launch box that will be disconnected when the vehicle lifts off from the rail.</w:t>
      </w:r>
      <w:r w:rsidR="00727CD9">
        <w:t xml:space="preserve"> This two way communication</w:t>
      </w:r>
      <w:r w:rsidR="00354351">
        <w:t xml:space="preserve"> between the launch operations computer and the rest of the launch system</w:t>
      </w:r>
      <w:r w:rsidR="00727CD9">
        <w:t xml:space="preserve"> will be handled through MATLAB with commands being sent from the serial monitor of the program</w:t>
      </w:r>
      <w:r w:rsidR="00354351">
        <w:t xml:space="preserve">. All commands will be protected from outside interference through the use of a password phrase in front of every command. When the launch box does receive a verified command, it sends back an acknowledgment of the command. When the command is finished executing, a subsequent status update is sent confirming the command was completed. </w:t>
      </w:r>
    </w:p>
    <w:p w14:paraId="6A4C4C28" w14:textId="77777777" w:rsidR="00FB7443" w:rsidRDefault="00FB7443" w:rsidP="00FB7443">
      <w:pPr>
        <w:keepNext/>
        <w:ind w:firstLine="0"/>
        <w:jc w:val="center"/>
      </w:pPr>
      <w:r>
        <w:rPr>
          <w:noProof/>
        </w:rPr>
        <w:lastRenderedPageBreak/>
        <w:drawing>
          <wp:inline distT="0" distB="0" distL="0" distR="0" wp14:anchorId="1E50C19C" wp14:editId="0ADB9502">
            <wp:extent cx="5744915" cy="3231515"/>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4915" cy="3231515"/>
                    </a:xfrm>
                    <a:prstGeom prst="rect">
                      <a:avLst/>
                    </a:prstGeom>
                  </pic:spPr>
                </pic:pic>
              </a:graphicData>
            </a:graphic>
          </wp:inline>
        </w:drawing>
      </w:r>
    </w:p>
    <w:p w14:paraId="0D21FEA1" w14:textId="7334E60C" w:rsidR="00727CD9" w:rsidRDefault="00FB7443" w:rsidP="00FB7443">
      <w:pPr>
        <w:pStyle w:val="Caption"/>
        <w:jc w:val="center"/>
      </w:pPr>
      <w:r>
        <w:t xml:space="preserve">Figure </w:t>
      </w:r>
      <w:fldSimple w:instr=" SEQ Figure \* ARABIC ">
        <w:r>
          <w:rPr>
            <w:noProof/>
          </w:rPr>
          <w:t>1</w:t>
        </w:r>
      </w:fldSimple>
      <w:r>
        <w:t>. Data &amp; Communication Systems Architecture Diagram</w:t>
      </w:r>
    </w:p>
    <w:p w14:paraId="611CDDA3" w14:textId="68CAEB78" w:rsidR="00386330" w:rsidRDefault="00386330" w:rsidP="00386330">
      <w:pPr>
        <w:pStyle w:val="Heading3"/>
      </w:pPr>
      <w:r>
        <w:t>Sensors</w:t>
      </w:r>
    </w:p>
    <w:p w14:paraId="6C322341" w14:textId="10F03066" w:rsidR="00727CD9" w:rsidRDefault="00727CD9" w:rsidP="00727CD9">
      <w:pPr>
        <w:ind w:firstLine="450"/>
      </w:pPr>
      <w:r>
        <w:t xml:space="preserve">The propulsion team desires information on how the engine is performing from ignition to burn out. </w:t>
      </w:r>
      <w:r w:rsidRPr="20BDAE54">
        <w:rPr>
          <w:rFonts w:eastAsia="Times New Roman"/>
        </w:rPr>
        <w:t xml:space="preserve"> The information gathered from testing the scaled down prototype engine will help the propulsion team to redesign a better final engine, and data gathered from testing the final engine will help them to develop a thermodynamic model specific to our engine. </w:t>
      </w:r>
      <w:r>
        <w:t xml:space="preserve"> As such, the rocket and launch pad this year will contain a variety of sensors to gather data deemed necessary or helpful during both flight and pre-flight operations. This will be useful for both testing and operational use of the rocket. For testing, temperature readings are a good indicator of the performance of the engine, so the temperature near the exit of the nozzle, on the outside of the combustion chamber, and in the plumbing will be measured. XC series Ceramic braided thermocouples are able to function at temperatures up to 2200</w:t>
      </w:r>
      <w:r w:rsidRPr="47FB7543">
        <w:rPr>
          <w:vertAlign w:val="superscript"/>
        </w:rPr>
        <w:t>o</w:t>
      </w:r>
      <w:r>
        <w:t xml:space="preserve"> F and will be used to measure the temperatures on the nozzle and on the outside of the combustion chamber. The propulsion team also desires information on the mass flow rate of the oxidizer and the total mass flow rate. To address this, two Omega pressure transducers will be purchased to be used during engine tests. A 1,000 psi transducer will be used to measure combustion chamber pressure and a 2,000 psi transducer will be used to measure the pressure of the oxidizer in the plumbing. During flight, the rocket itself will contain an inertial measurement unit, two pressure sensors, and three thermocouples. The IMU will be a 9DOF Razor IMU</w:t>
      </w:r>
      <w:r w:rsidR="00EC67F8">
        <w:t xml:space="preserve"> and includes</w:t>
      </w:r>
      <w:r>
        <w:t xml:space="preserve"> a triple-axis accelerometer, triple-axis magnetometer, and a triple-axis gyroscope. It will be used to find an acceleration profile for the rocket as a whole. The pressure sensors will be </w:t>
      </w:r>
      <w:r w:rsidRPr="00E718EE">
        <w:t>PX171-2.0KSGI</w:t>
      </w:r>
      <w:r>
        <w:t>s.</w:t>
      </w:r>
      <w:r w:rsidRPr="00E718EE">
        <w:t xml:space="preserve"> </w:t>
      </w:r>
      <w:r>
        <w:t xml:space="preserve"> One of the pressure sensors will be placed inside of the nitrous oxide tank and the other will be placed in the combustion chamber. The thermocouples will be high temperature </w:t>
      </w:r>
      <w:r w:rsidR="00E4668A">
        <w:t xml:space="preserve">K type placed </w:t>
      </w:r>
      <w:r>
        <w:t>on the ou</w:t>
      </w:r>
      <w:r w:rsidR="00E4668A">
        <w:t>tside of the combustion chamber, with the possibility of one thermocouple used in the oxidizer tank.</w:t>
      </w:r>
    </w:p>
    <w:p w14:paraId="5A7F5A5D" w14:textId="73FE6951" w:rsidR="00727CD9" w:rsidRDefault="00727CD9" w:rsidP="00727CD9">
      <w:del w:id="12" w:author="Stricklin, Bradford William" w:date="2016-01-15T16:09:00Z">
        <w:r w:rsidDel="006A45DF">
          <w:lastRenderedPageBreak/>
          <w:delText xml:space="preserve">Two </w:delText>
        </w:r>
      </w:del>
      <w:ins w:id="13" w:author="Stricklin, Bradford William" w:date="2016-01-15T16:09:00Z">
        <w:r w:rsidR="006A45DF">
          <w:t>Three</w:t>
        </w:r>
        <w:r w:rsidR="006A45DF">
          <w:t xml:space="preserve"> </w:t>
        </w:r>
      </w:ins>
      <w:r w:rsidR="00354351">
        <w:t xml:space="preserve">onboard </w:t>
      </w:r>
      <w:r>
        <w:t>microcontroll</w:t>
      </w:r>
      <w:r w:rsidR="00354351">
        <w:t xml:space="preserve">ers </w:t>
      </w:r>
      <w:r w:rsidR="00354351" w:rsidRPr="006A45DF">
        <w:t>(</w:t>
      </w:r>
      <w:r w:rsidR="00354351" w:rsidRPr="006A45DF">
        <w:rPr>
          <w:rPrChange w:id="14" w:author="Stricklin, Bradford William" w:date="2016-01-15T16:08:00Z">
            <w:rPr>
              <w:highlight w:val="yellow"/>
            </w:rPr>
          </w:rPrChange>
        </w:rPr>
        <w:t xml:space="preserve">which will </w:t>
      </w:r>
      <w:del w:id="15" w:author="Stricklin, Bradford William" w:date="2016-01-15T16:09:00Z">
        <w:r w:rsidR="00354351" w:rsidRPr="006A45DF" w:rsidDel="006A45DF">
          <w:rPr>
            <w:rPrChange w:id="16" w:author="Stricklin, Bradford William" w:date="2016-01-15T16:08:00Z">
              <w:rPr>
                <w:highlight w:val="yellow"/>
              </w:rPr>
            </w:rPrChange>
          </w:rPr>
          <w:delText xml:space="preserve">both </w:delText>
        </w:r>
      </w:del>
      <w:ins w:id="17" w:author="Stricklin, Bradford William" w:date="2016-01-15T16:09:00Z">
        <w:r w:rsidR="006A45DF">
          <w:t>all</w:t>
        </w:r>
        <w:r w:rsidR="006A45DF" w:rsidRPr="006A45DF">
          <w:rPr>
            <w:rPrChange w:id="18" w:author="Stricklin, Bradford William" w:date="2016-01-15T16:08:00Z">
              <w:rPr>
                <w:highlight w:val="yellow"/>
              </w:rPr>
            </w:rPrChange>
          </w:rPr>
          <w:t xml:space="preserve"> </w:t>
        </w:r>
      </w:ins>
      <w:r w:rsidR="00354351" w:rsidRPr="006A45DF">
        <w:rPr>
          <w:rPrChange w:id="19" w:author="Stricklin, Bradford William" w:date="2016-01-15T16:08:00Z">
            <w:rPr>
              <w:highlight w:val="yellow"/>
            </w:rPr>
          </w:rPrChange>
        </w:rPr>
        <w:t>be Arduino Pro Minis</w:t>
      </w:r>
      <w:r w:rsidR="006D7C5B" w:rsidRPr="006A45DF">
        <w:t xml:space="preserve"> further</w:t>
      </w:r>
      <w:r w:rsidR="006D7C5B">
        <w:t xml:space="preserve"> discussed in section 1.3.5</w:t>
      </w:r>
      <w:r>
        <w:t xml:space="preserve">) will be used to read in the sensor data and </w:t>
      </w:r>
      <w:r w:rsidR="00354351">
        <w:t>store the data onto microSD cards for later analysis</w:t>
      </w:r>
      <w:r>
        <w:t xml:space="preserve">. </w:t>
      </w:r>
      <w:r w:rsidR="00354351">
        <w:t xml:space="preserve">One of the microcontrollers will handle the pressure transducers, thermocouples, and strain gauges, </w:t>
      </w:r>
      <w:del w:id="20" w:author="Stricklin, Bradford William" w:date="2016-01-15T16:09:00Z">
        <w:r w:rsidR="00354351" w:rsidDel="006A45DF">
          <w:delText xml:space="preserve">and </w:delText>
        </w:r>
      </w:del>
      <w:ins w:id="21" w:author="Stricklin, Bradford William" w:date="2016-01-15T16:09:00Z">
        <w:r w:rsidR="006A45DF">
          <w:t>one of</w:t>
        </w:r>
        <w:r w:rsidR="006A45DF">
          <w:t xml:space="preserve"> </w:t>
        </w:r>
      </w:ins>
      <w:r w:rsidR="00354351">
        <w:t xml:space="preserve">the other </w:t>
      </w:r>
      <w:del w:id="22" w:author="Stricklin, Bradford William" w:date="2016-01-15T16:08:00Z">
        <w:r w:rsidR="00354351" w:rsidDel="006A45DF">
          <w:delText xml:space="preserve">sensor </w:delText>
        </w:r>
      </w:del>
      <w:ins w:id="23" w:author="Stricklin, Bradford William" w:date="2016-01-15T16:08:00Z">
        <w:r w:rsidR="006A45DF">
          <w:t>microcontroller</w:t>
        </w:r>
      </w:ins>
      <w:ins w:id="24" w:author="Stricklin, Bradford William" w:date="2016-01-15T16:09:00Z">
        <w:r w:rsidR="006A45DF">
          <w:t>s</w:t>
        </w:r>
      </w:ins>
      <w:ins w:id="25" w:author="Stricklin, Bradford William" w:date="2016-01-15T16:08:00Z">
        <w:r w:rsidR="006A45DF">
          <w:t xml:space="preserve"> </w:t>
        </w:r>
      </w:ins>
      <w:r w:rsidR="00354351">
        <w:t>will collect and process the data from the IMU</w:t>
      </w:r>
      <w:ins w:id="26" w:author="Stricklin, Bradford William" w:date="2016-01-15T16:09:00Z">
        <w:r w:rsidR="006A45DF">
          <w:t xml:space="preserve">, and the last microcontroller will control </w:t>
        </w:r>
      </w:ins>
      <w:ins w:id="27" w:author="Stricklin, Bradford William" w:date="2016-01-15T16:10:00Z">
        <w:r w:rsidR="006A45DF">
          <w:t>the ball and needle valves and will receive inputs from both the IMU’s microcontroller and the launch box during pre-flight operations.</w:t>
        </w:r>
      </w:ins>
      <w:ins w:id="28" w:author="Pettit, James William" w:date="2016-01-15T10:59:00Z">
        <w:del w:id="29" w:author="Stricklin, Bradford William" w:date="2016-01-15T16:09:00Z">
          <w:r w:rsidR="0082216E" w:rsidDel="006A45DF">
            <w:delText xml:space="preserve"> control servo</w:delText>
          </w:r>
        </w:del>
      </w:ins>
      <w:del w:id="30" w:author="Stricklin, Bradford William" w:date="2016-01-15T16:09:00Z">
        <w:r w:rsidR="00354351" w:rsidDel="006A45DF">
          <w:delText>.</w:delText>
        </w:r>
        <w:r w:rsidDel="006A45DF">
          <w:delText xml:space="preserve"> </w:delText>
        </w:r>
      </w:del>
    </w:p>
    <w:p w14:paraId="4EABB276" w14:textId="2B024E4F" w:rsidR="0004299C" w:rsidRDefault="00727CD9" w:rsidP="0004299C">
      <w:pPr>
        <w:pStyle w:val="Heading3"/>
      </w:pPr>
      <w:r>
        <w:t>Engine Safety Shutoff</w:t>
      </w:r>
    </w:p>
    <w:p w14:paraId="0A41FCEA" w14:textId="12333201" w:rsidR="00727CD9" w:rsidRDefault="00727CD9" w:rsidP="00727CD9">
      <w:r>
        <w:t xml:space="preserve">The propulsion team has asked for the ability to perform an automatic emergency safety shutoff. Though </w:t>
      </w:r>
      <w:del w:id="31" w:author="Pettit, James William" w:date="2016-01-15T11:00:00Z">
        <w:r w:rsidDel="0082216E">
          <w:delText>there are still many unknowns where this is concerned</w:delText>
        </w:r>
      </w:del>
      <w:ins w:id="32" w:author="Pettit, James William" w:date="2016-01-15T11:00:00Z">
        <w:r w:rsidR="0082216E">
          <w:t xml:space="preserve">this will be </w:t>
        </w:r>
      </w:ins>
      <w:ins w:id="33" w:author="Pettit, James William" w:date="2016-01-15T11:18:00Z">
        <w:r w:rsidR="006D7C5B">
          <w:t>tactically straining</w:t>
        </w:r>
      </w:ins>
      <w:r>
        <w:t xml:space="preserve">, and thorough testing will be required of the sensors before any such system is implemented, a plan has been made for how this would be implemented. Once again, this system is contingent upon accurate and “non-jumpy” data from the sensors and will not be utilized if thorough testing does not prove to be completely successful. </w:t>
      </w:r>
    </w:p>
    <w:p w14:paraId="20904878" w14:textId="71AF6146" w:rsidR="00727CD9" w:rsidRPr="009E57B5" w:rsidRDefault="00727CD9" w:rsidP="00727CD9">
      <w:r>
        <w:t>If the IMU</w:t>
      </w:r>
      <w:ins w:id="34" w:author="Stricklin, Bradford William" w:date="2016-01-15T16:56:00Z">
        <w:r w:rsidR="00FF0566">
          <w:t>’s microcontroller</w:t>
        </w:r>
      </w:ins>
      <w:r>
        <w:t xml:space="preserve"> detects that the rocket has fallen below a certain orientation,</w:t>
      </w:r>
      <w:ins w:id="35" w:author="Stricklin, Bradford William" w:date="2016-01-15T16:56:00Z">
        <w:r w:rsidR="00FF0566">
          <w:t xml:space="preserve"> it will send a signal to the microcontroller responsible for the needle valve and ball valve. This signal </w:t>
        </w:r>
      </w:ins>
      <w:ins w:id="36" w:author="Stricklin, Bradford William" w:date="2016-01-15T16:57:00Z">
        <w:r w:rsidR="00FF0566">
          <w:t>would</w:t>
        </w:r>
      </w:ins>
      <w:ins w:id="37" w:author="Stricklin, Bradford William" w:date="2016-01-15T16:56:00Z">
        <w:r w:rsidR="00FF0566">
          <w:t xml:space="preserve"> interrupt the microcontroller’s normal operation and</w:t>
        </w:r>
      </w:ins>
      <w:r>
        <w:t xml:space="preserve"> the servo would be used to close the oxidizer tank and effectively turn off the engine.</w:t>
      </w:r>
      <w:ins w:id="38" w:author="Stricklin, Bradford William" w:date="2016-01-15T16:57:00Z">
        <w:r w:rsidR="00FF0566">
          <w:t xml:space="preserve"> At the same time, a stepper motor will open the needle valve and a vent process will begin.</w:t>
        </w:r>
      </w:ins>
      <w:r>
        <w:t xml:space="preserve"> This wou</w:t>
      </w:r>
      <w:r w:rsidR="00C64B32">
        <w:t>ld ensure that if the rocket were to lose stability</w:t>
      </w:r>
      <w:r>
        <w:t xml:space="preserve">, it would not begin to accelerate </w:t>
      </w:r>
      <w:r w:rsidR="00C64B32">
        <w:t xml:space="preserve">horizontally or </w:t>
      </w:r>
      <w:r>
        <w:t xml:space="preserve">downwards under propulsion from the engine. </w:t>
      </w:r>
      <w:r w:rsidR="00354351">
        <w:t>This orientation determination will be done with the use of the IMU’s gyroscope. Not only will a direct orientation check be continuously performed, but a rotational velocity check will be as well. If the vehicle ever begins to tilt off center too quickly, the engine shutoff will also be triggered.</w:t>
      </w:r>
      <w:del w:id="39" w:author="Pettit, James William" w:date="2016-01-15T11:19:00Z">
        <w:r w:rsidR="00354351" w:rsidDel="006D7C5B">
          <w:delText xml:space="preserve"> </w:delText>
        </w:r>
        <w:r w:rsidDel="006D7C5B">
          <w:delText>The temperature and pressure sensors would behave similarly with too high of a temperature or pressure triggering a safety shutdown as well</w:delText>
        </w:r>
      </w:del>
      <w:r>
        <w:t xml:space="preserve">. Though the effectiveness of these shutdowns is somewhat dependent on the speed of propulsion’s ball valve and servo motor combination, this extra layer of safety has no drawbacks other than a premature shutdown. This would still allow the recovery of the rocket and would simply mean a lower maximum altitude. </w:t>
      </w:r>
    </w:p>
    <w:p w14:paraId="1F16876C" w14:textId="47D6831E" w:rsidR="00C45982" w:rsidRDefault="00C45982" w:rsidP="007701D8">
      <w:pPr>
        <w:pStyle w:val="Heading3"/>
      </w:pPr>
      <w:r>
        <w:t>Computation and Data Storage</w:t>
      </w:r>
    </w:p>
    <w:p w14:paraId="6B9B90CF" w14:textId="4B912A84" w:rsidR="00727CD9" w:rsidRDefault="00727CD9" w:rsidP="00727CD9">
      <w:del w:id="40" w:author="Pettit, James William" w:date="2016-01-15T12:34:00Z">
        <w:r w:rsidDel="00990461">
          <w:delText>As there is no need for the lots of computation on the vehicle, the</w:delText>
        </w:r>
      </w:del>
      <w:ins w:id="41" w:author="Pettit, James William" w:date="2016-01-15T12:34:00Z">
        <w:r w:rsidR="00990461">
          <w:t>The</w:t>
        </w:r>
      </w:ins>
      <w:r>
        <w:t xml:space="preserve"> </w:t>
      </w:r>
      <w:proofErr w:type="spellStart"/>
      <w:r>
        <w:t>BeagleBones</w:t>
      </w:r>
      <w:proofErr w:type="spellEnd"/>
      <w:r>
        <w:t xml:space="preserve"> from last year </w:t>
      </w:r>
      <w:r w:rsidR="001E3D52">
        <w:t>are being replaced with Arduino Pro Minis</w:t>
      </w:r>
      <w:r>
        <w:t xml:space="preserve">. </w:t>
      </w:r>
      <w:ins w:id="42" w:author="Pettit, James William" w:date="2016-01-15T12:34:00Z">
        <w:r w:rsidR="00990461">
          <w:t xml:space="preserve">The reason the Arduino Pro Minis were chosen is because they offer the same computational speed and power of the bulkier Arduino Mega </w:t>
        </w:r>
      </w:ins>
      <w:r>
        <w:t>This will greatly decrease the energy requirements of the vehicle while still allowing data collection, storage, and simple computations.</w:t>
      </w:r>
      <w:del w:id="43" w:author="Pettit, James William" w:date="2016-01-15T12:34:00Z">
        <w:r w:rsidDel="00990461">
          <w:delText xml:space="preserve"> </w:delText>
        </w:r>
        <w:r w:rsidR="001E3D52" w:rsidDel="00990461">
          <w:delText>The reason the Arduino Pro Minis were chosen is because they offer the same computational speed and power of the bulkier Arduino Mega</w:delText>
        </w:r>
      </w:del>
      <w:r w:rsidR="001E3D52">
        <w:t xml:space="preserve">. While the Minis do not possess all of the features of the Mega, in essence, they are a trim and sleek version of the Mega and will be able to accomplish everything we need them to be able to. </w:t>
      </w:r>
      <w:r w:rsidR="00354351">
        <w:t xml:space="preserve">In order to avoid the need to maintain a constant signal with the launch vehicle, all data being collected will be stored in onboard </w:t>
      </w:r>
      <w:ins w:id="44" w:author="Pettit, James William" w:date="2016-01-15T12:38:00Z">
        <w:r w:rsidR="00990461">
          <w:t xml:space="preserve">32 GB </w:t>
        </w:r>
      </w:ins>
      <w:r w:rsidR="00354351">
        <w:t>microSD cards. These will be connected to the Arduinos via a microSD card breakout board and will each have the capacity to store many tens of minutes of data in case any delays prevent a prompt launch while the vehicle is waiting on the launch pad.</w:t>
      </w:r>
    </w:p>
    <w:p w14:paraId="4A0F53E7" w14:textId="42AD1A56" w:rsidR="00727CD9" w:rsidRPr="002C2DAE" w:rsidRDefault="00727CD9" w:rsidP="00727CD9">
      <w:r>
        <w:lastRenderedPageBreak/>
        <w:t>With all of the sensors and communications that will be going on, it is of some concern that a single Arduino would have some difficulty accomplishing everything it needed to. As a result of this, we have opted to include</w:t>
      </w:r>
      <w:del w:id="45" w:author="Stricklin, Bradford William" w:date="2016-01-15T16:58:00Z">
        <w:r w:rsidDel="00FF0566">
          <w:delText xml:space="preserve"> a</w:delText>
        </w:r>
      </w:del>
      <w:r>
        <w:t xml:space="preserve"> </w:t>
      </w:r>
      <w:del w:id="46" w:author="Stricklin, Bradford William" w:date="2016-01-15T16:58:00Z">
        <w:r w:rsidDel="00FF0566">
          <w:delText xml:space="preserve">second </w:delText>
        </w:r>
      </w:del>
      <w:ins w:id="47" w:author="Stricklin, Bradford William" w:date="2016-01-15T16:58:00Z">
        <w:r w:rsidR="00FF0566">
          <w:t>two additional</w:t>
        </w:r>
        <w:r w:rsidR="00FF0566">
          <w:t xml:space="preserve"> </w:t>
        </w:r>
      </w:ins>
      <w:r>
        <w:t>Arduino</w:t>
      </w:r>
      <w:ins w:id="48" w:author="Stricklin, Bradford William" w:date="2016-01-15T16:58:00Z">
        <w:r w:rsidR="00FF0566">
          <w:t>s</w:t>
        </w:r>
      </w:ins>
      <w:r>
        <w:t xml:space="preserve"> to split the load. It is not expected that a </w:t>
      </w:r>
      <w:del w:id="49" w:author="Stricklin, Bradford William" w:date="2016-01-15T16:58:00Z">
        <w:r w:rsidDel="00FF0566">
          <w:delText xml:space="preserve">third </w:delText>
        </w:r>
      </w:del>
      <w:ins w:id="50" w:author="Stricklin, Bradford William" w:date="2016-01-15T16:58:00Z">
        <w:r w:rsidR="00FF0566">
          <w:t>fourth</w:t>
        </w:r>
        <w:r w:rsidR="00FF0566">
          <w:t xml:space="preserve"> </w:t>
        </w:r>
      </w:ins>
      <w:r>
        <w:t xml:space="preserve">would be required because of the limited computations being done onboard the vehicle, but thorough testing will be done to ensure that </w:t>
      </w:r>
      <w:del w:id="51" w:author="Stricklin, Bradford William" w:date="2016-01-15T16:59:00Z">
        <w:r w:rsidDel="00FF0566">
          <w:delText xml:space="preserve">two </w:delText>
        </w:r>
      </w:del>
      <w:ins w:id="52" w:author="Stricklin, Bradford William" w:date="2016-01-15T16:59:00Z">
        <w:r w:rsidR="00FF0566">
          <w:t>three</w:t>
        </w:r>
        <w:bookmarkStart w:id="53" w:name="_GoBack"/>
        <w:bookmarkEnd w:id="53"/>
        <w:r w:rsidR="00FF0566">
          <w:t xml:space="preserve"> </w:t>
        </w:r>
      </w:ins>
      <w:r>
        <w:t>Arduinos will be more than enough for the requirements.</w:t>
      </w:r>
      <w:r w:rsidR="001E3D52">
        <w:t xml:space="preserve"> That said, due to the fact that Arduino Pro Minis have been chosen, it would be quite simple to add additional Arduinos in to the system to split the computational load further or implement a verification system in regards to the engine shutoff. </w:t>
      </w:r>
    </w:p>
    <w:p w14:paraId="63B7FFD7" w14:textId="24DECC79" w:rsidR="007701D8" w:rsidRDefault="007701D8" w:rsidP="007701D8">
      <w:pPr>
        <w:pStyle w:val="Heading3"/>
      </w:pPr>
      <w:r>
        <w:t>Power Needs</w:t>
      </w:r>
    </w:p>
    <w:p w14:paraId="41EE2679" w14:textId="77777777" w:rsidR="00727CD9" w:rsidRDefault="00727CD9" w:rsidP="00727CD9">
      <w:r>
        <w:t xml:space="preserve">As there have been no “game-changing” developments in the world of batteries over the past year, much of the information is the same as in the SRT 2’s PDR. That is, that weight and heat resistance are the two primary concerns in choosing a battery. With this in mind (along with a very heavy energy density of 50.8 Watt-hours per pound), lithium-iron-phosphate was once again selected as the best of the battery types. </w:t>
      </w:r>
    </w:p>
    <w:p w14:paraId="6846B903" w14:textId="76DDB4F6" w:rsidR="00727CD9" w:rsidRDefault="00727CD9" w:rsidP="00727CD9">
      <w:r>
        <w:rPr>
          <w:noProof/>
        </w:rPr>
        <mc:AlternateContent>
          <mc:Choice Requires="wps">
            <w:drawing>
              <wp:anchor distT="45720" distB="45720" distL="114300" distR="114300" simplePos="0" relativeHeight="251659264" behindDoc="0" locked="0" layoutInCell="1" allowOverlap="1" wp14:anchorId="177BD874" wp14:editId="63C083F5">
                <wp:simplePos x="0" y="0"/>
                <wp:positionH relativeFrom="margin">
                  <wp:align>right</wp:align>
                </wp:positionH>
                <wp:positionV relativeFrom="paragraph">
                  <wp:posOffset>1223645</wp:posOffset>
                </wp:positionV>
                <wp:extent cx="5947410" cy="2525395"/>
                <wp:effectExtent l="0" t="0" r="0" b="82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7410" cy="2525485"/>
                        </a:xfrm>
                        <a:prstGeom prst="rect">
                          <a:avLst/>
                        </a:prstGeom>
                        <a:solidFill>
                          <a:srgbClr val="FFFFFF"/>
                        </a:solidFill>
                        <a:ln w="9525">
                          <a:noFill/>
                          <a:miter lim="800000"/>
                          <a:headEnd/>
                          <a:tailEnd/>
                        </a:ln>
                      </wps:spPr>
                      <wps:txbx>
                        <w:txbxContent>
                          <w:p w14:paraId="2350F51C" w14:textId="155B14C2" w:rsidR="000C23EC" w:rsidRDefault="000C23EC" w:rsidP="00B44A9F">
                            <w:pPr>
                              <w:pStyle w:val="Caption"/>
                              <w:keepNext/>
                              <w:jc w:val="center"/>
                            </w:pPr>
                            <w:r>
                              <w:t xml:space="preserve">Table </w:t>
                            </w:r>
                            <w:fldSimple w:instr=" STYLEREF 1 \s ">
                              <w:r w:rsidR="00350977">
                                <w:rPr>
                                  <w:noProof/>
                                </w:rPr>
                                <w:t>1</w:t>
                              </w:r>
                            </w:fldSimple>
                            <w:r w:rsidR="00350977">
                              <w:t>.</w:t>
                            </w:r>
                            <w:fldSimple w:instr=" SEQ Table \* ARABIC \s 1 ">
                              <w:r w:rsidR="00350977">
                                <w:rPr>
                                  <w:noProof/>
                                </w:rPr>
                                <w:t>1</w:t>
                              </w:r>
                            </w:fldSimple>
                            <w:r>
                              <w:t>. Flight Component Power Consumptions</w:t>
                            </w:r>
                          </w:p>
                          <w:tbl>
                            <w:tblPr>
                              <w:tblW w:w="7613" w:type="dxa"/>
                              <w:jc w:val="center"/>
                              <w:tblLook w:val="04A0" w:firstRow="1" w:lastRow="0" w:firstColumn="1" w:lastColumn="0" w:noHBand="0" w:noVBand="1"/>
                            </w:tblPr>
                            <w:tblGrid>
                              <w:gridCol w:w="2066"/>
                              <w:gridCol w:w="1304"/>
                              <w:gridCol w:w="1500"/>
                              <w:gridCol w:w="1353"/>
                              <w:gridCol w:w="1390"/>
                              <w:tblGridChange w:id="54">
                                <w:tblGrid>
                                  <w:gridCol w:w="2066"/>
                                  <w:gridCol w:w="1304"/>
                                  <w:gridCol w:w="1500"/>
                                  <w:gridCol w:w="1353"/>
                                  <w:gridCol w:w="1390"/>
                                </w:tblGrid>
                              </w:tblGridChange>
                            </w:tblGrid>
                            <w:tr w:rsidR="009D0D31" w:rsidRPr="000C23EC" w14:paraId="076C846E" w14:textId="77777777" w:rsidTr="00B44A9F">
                              <w:trPr>
                                <w:trHeight w:val="216"/>
                                <w:jc w:val="center"/>
                              </w:trPr>
                              <w:tc>
                                <w:tcPr>
                                  <w:tcW w:w="2066" w:type="dxa"/>
                                  <w:vMerge w:val="restart"/>
                                  <w:tcBorders>
                                    <w:top w:val="single" w:sz="4" w:space="0" w:color="auto"/>
                                    <w:left w:val="single" w:sz="4" w:space="0" w:color="auto"/>
                                    <w:bottom w:val="single" w:sz="12" w:space="0" w:color="666666"/>
                                    <w:right w:val="single" w:sz="4" w:space="0" w:color="auto"/>
                                  </w:tcBorders>
                                  <w:shd w:val="clear" w:color="000000" w:fill="FFFFFF"/>
                                  <w:vAlign w:val="center"/>
                                  <w:hideMark/>
                                </w:tcPr>
                                <w:p w14:paraId="71646488"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Sensor</w:t>
                                  </w:r>
                                </w:p>
                              </w:tc>
                              <w:tc>
                                <w:tcPr>
                                  <w:tcW w:w="1304" w:type="dxa"/>
                                  <w:tcBorders>
                                    <w:top w:val="single" w:sz="4" w:space="0" w:color="auto"/>
                                    <w:left w:val="single" w:sz="4" w:space="0" w:color="auto"/>
                                    <w:bottom w:val="nil"/>
                                    <w:right w:val="single" w:sz="4" w:space="0" w:color="auto"/>
                                  </w:tcBorders>
                                  <w:shd w:val="clear" w:color="000000" w:fill="FFFFFF"/>
                                  <w:vAlign w:val="center"/>
                                  <w:hideMark/>
                                </w:tcPr>
                                <w:p w14:paraId="33719EAE"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Voltage</w:t>
                                  </w:r>
                                </w:p>
                              </w:tc>
                              <w:tc>
                                <w:tcPr>
                                  <w:tcW w:w="1500" w:type="dxa"/>
                                  <w:tcBorders>
                                    <w:top w:val="single" w:sz="4" w:space="0" w:color="auto"/>
                                    <w:left w:val="single" w:sz="4" w:space="0" w:color="auto"/>
                                    <w:bottom w:val="nil"/>
                                    <w:right w:val="single" w:sz="4" w:space="0" w:color="auto"/>
                                  </w:tcBorders>
                                  <w:shd w:val="clear" w:color="000000" w:fill="FFFFFF"/>
                                  <w:vAlign w:val="center"/>
                                  <w:hideMark/>
                                </w:tcPr>
                                <w:p w14:paraId="28E15AFE" w14:textId="270A19F7" w:rsidR="009D0D31" w:rsidRPr="000C23EC" w:rsidRDefault="009D0D31" w:rsidP="00B44A9F">
                                  <w:pPr>
                                    <w:spacing w:after="0" w:line="240" w:lineRule="auto"/>
                                    <w:ind w:firstLine="0"/>
                                    <w:jc w:val="center"/>
                                    <w:rPr>
                                      <w:rFonts w:eastAsia="Times New Roman"/>
                                      <w:b/>
                                      <w:bCs/>
                                      <w:color w:val="000000"/>
                                      <w:szCs w:val="20"/>
                                    </w:rPr>
                                  </w:pPr>
                                  <w:r>
                                    <w:rPr>
                                      <w:rFonts w:eastAsia="Times New Roman"/>
                                      <w:b/>
                                      <w:bCs/>
                                      <w:color w:val="000000"/>
                                      <w:szCs w:val="20"/>
                                    </w:rPr>
                                    <w:t>Current</w:t>
                                  </w:r>
                                </w:p>
                              </w:tc>
                              <w:tc>
                                <w:tcPr>
                                  <w:tcW w:w="1353" w:type="dxa"/>
                                  <w:tcBorders>
                                    <w:top w:val="single" w:sz="4" w:space="0" w:color="auto"/>
                                    <w:left w:val="single" w:sz="4" w:space="0" w:color="auto"/>
                                    <w:bottom w:val="nil"/>
                                    <w:right w:val="single" w:sz="4" w:space="0" w:color="auto"/>
                                  </w:tcBorders>
                                  <w:shd w:val="clear" w:color="000000" w:fill="FFFFFF"/>
                                  <w:vAlign w:val="center"/>
                                  <w:hideMark/>
                                </w:tcPr>
                                <w:p w14:paraId="686C9DAF"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Power</w:t>
                                  </w:r>
                                </w:p>
                              </w:tc>
                              <w:tc>
                                <w:tcPr>
                                  <w:tcW w:w="1390" w:type="dxa"/>
                                  <w:vMerge w:val="restart"/>
                                  <w:tcBorders>
                                    <w:top w:val="single" w:sz="4" w:space="0" w:color="auto"/>
                                    <w:left w:val="single" w:sz="4" w:space="0" w:color="auto"/>
                                    <w:bottom w:val="single" w:sz="12" w:space="0" w:color="666666"/>
                                    <w:right w:val="single" w:sz="4" w:space="0" w:color="auto"/>
                                  </w:tcBorders>
                                  <w:shd w:val="clear" w:color="000000" w:fill="FFFFFF"/>
                                  <w:vAlign w:val="center"/>
                                  <w:hideMark/>
                                </w:tcPr>
                                <w:p w14:paraId="18C6385A"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Quantity</w:t>
                                  </w:r>
                                </w:p>
                              </w:tc>
                            </w:tr>
                            <w:tr w:rsidR="009D0D31" w:rsidRPr="000C23EC" w14:paraId="5B1390C0" w14:textId="77777777" w:rsidTr="00B44A9F">
                              <w:trPr>
                                <w:trHeight w:val="216"/>
                                <w:jc w:val="center"/>
                              </w:trPr>
                              <w:tc>
                                <w:tcPr>
                                  <w:tcW w:w="2066" w:type="dxa"/>
                                  <w:vMerge/>
                                  <w:tcBorders>
                                    <w:top w:val="nil"/>
                                    <w:left w:val="single" w:sz="4" w:space="0" w:color="auto"/>
                                    <w:bottom w:val="single" w:sz="12" w:space="0" w:color="666666"/>
                                    <w:right w:val="single" w:sz="4" w:space="0" w:color="auto"/>
                                  </w:tcBorders>
                                  <w:vAlign w:val="center"/>
                                  <w:hideMark/>
                                </w:tcPr>
                                <w:p w14:paraId="6921181F" w14:textId="77777777" w:rsidR="009D0D31" w:rsidRPr="000C23EC" w:rsidRDefault="009D0D31" w:rsidP="00B44A9F">
                                  <w:pPr>
                                    <w:spacing w:after="0" w:line="240" w:lineRule="auto"/>
                                    <w:ind w:firstLine="0"/>
                                    <w:jc w:val="center"/>
                                    <w:rPr>
                                      <w:rFonts w:eastAsia="Times New Roman"/>
                                      <w:b/>
                                      <w:bCs/>
                                      <w:color w:val="000000"/>
                                      <w:szCs w:val="20"/>
                                    </w:rPr>
                                  </w:pPr>
                                </w:p>
                              </w:tc>
                              <w:tc>
                                <w:tcPr>
                                  <w:tcW w:w="1304" w:type="dxa"/>
                                  <w:tcBorders>
                                    <w:top w:val="nil"/>
                                    <w:left w:val="single" w:sz="4" w:space="0" w:color="auto"/>
                                    <w:bottom w:val="single" w:sz="12" w:space="0" w:color="666666"/>
                                    <w:right w:val="single" w:sz="4" w:space="0" w:color="auto"/>
                                  </w:tcBorders>
                                  <w:shd w:val="clear" w:color="000000" w:fill="FFFFFF"/>
                                  <w:vAlign w:val="center"/>
                                  <w:hideMark/>
                                </w:tcPr>
                                <w:p w14:paraId="35A744E3"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w:t>
                                  </w:r>
                                </w:p>
                              </w:tc>
                              <w:tc>
                                <w:tcPr>
                                  <w:tcW w:w="1500" w:type="dxa"/>
                                  <w:tcBorders>
                                    <w:top w:val="nil"/>
                                    <w:left w:val="single" w:sz="4" w:space="0" w:color="auto"/>
                                    <w:bottom w:val="single" w:sz="12" w:space="0" w:color="666666"/>
                                    <w:right w:val="single" w:sz="4" w:space="0" w:color="auto"/>
                                  </w:tcBorders>
                                  <w:shd w:val="clear" w:color="000000" w:fill="FFFFFF"/>
                                  <w:vAlign w:val="center"/>
                                  <w:hideMark/>
                                </w:tcPr>
                                <w:p w14:paraId="6D0A9A52"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 (</w:t>
                                  </w:r>
                                  <w:proofErr w:type="spellStart"/>
                                  <w:r w:rsidRPr="000C23EC">
                                    <w:rPr>
                                      <w:rFonts w:eastAsia="Times New Roman"/>
                                      <w:b/>
                                      <w:bCs/>
                                      <w:color w:val="000000"/>
                                      <w:szCs w:val="20"/>
                                    </w:rPr>
                                    <w:t>ea</w:t>
                                  </w:r>
                                  <w:proofErr w:type="spellEnd"/>
                                  <w:r w:rsidRPr="000C23EC">
                                    <w:rPr>
                                      <w:rFonts w:eastAsia="Times New Roman"/>
                                      <w:b/>
                                      <w:bCs/>
                                      <w:color w:val="000000"/>
                                      <w:szCs w:val="20"/>
                                    </w:rPr>
                                    <w:t>)</w:t>
                                  </w:r>
                                </w:p>
                              </w:tc>
                              <w:tc>
                                <w:tcPr>
                                  <w:tcW w:w="1353" w:type="dxa"/>
                                  <w:tcBorders>
                                    <w:top w:val="nil"/>
                                    <w:left w:val="single" w:sz="4" w:space="0" w:color="auto"/>
                                    <w:bottom w:val="single" w:sz="12" w:space="0" w:color="666666"/>
                                    <w:right w:val="single" w:sz="4" w:space="0" w:color="auto"/>
                                  </w:tcBorders>
                                  <w:shd w:val="clear" w:color="000000" w:fill="FFFFFF"/>
                                  <w:vAlign w:val="center"/>
                                  <w:hideMark/>
                                </w:tcPr>
                                <w:p w14:paraId="4ACF1E2B"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 (</w:t>
                                  </w:r>
                                  <w:proofErr w:type="spellStart"/>
                                  <w:r w:rsidRPr="000C23EC">
                                    <w:rPr>
                                      <w:rFonts w:eastAsia="Times New Roman"/>
                                      <w:b/>
                                      <w:bCs/>
                                      <w:color w:val="000000"/>
                                      <w:szCs w:val="20"/>
                                    </w:rPr>
                                    <w:t>ea</w:t>
                                  </w:r>
                                  <w:proofErr w:type="spellEnd"/>
                                  <w:r w:rsidRPr="000C23EC">
                                    <w:rPr>
                                      <w:rFonts w:eastAsia="Times New Roman"/>
                                      <w:b/>
                                      <w:bCs/>
                                      <w:color w:val="000000"/>
                                      <w:szCs w:val="20"/>
                                    </w:rPr>
                                    <w:t>)</w:t>
                                  </w:r>
                                </w:p>
                              </w:tc>
                              <w:tc>
                                <w:tcPr>
                                  <w:tcW w:w="1390" w:type="dxa"/>
                                  <w:vMerge/>
                                  <w:tcBorders>
                                    <w:top w:val="nil"/>
                                    <w:left w:val="single" w:sz="4" w:space="0" w:color="auto"/>
                                    <w:bottom w:val="single" w:sz="12" w:space="0" w:color="666666"/>
                                    <w:right w:val="single" w:sz="4" w:space="0" w:color="auto"/>
                                  </w:tcBorders>
                                  <w:vAlign w:val="center"/>
                                  <w:hideMark/>
                                </w:tcPr>
                                <w:p w14:paraId="58E16CB0" w14:textId="77777777" w:rsidR="009D0D31" w:rsidRPr="000C23EC" w:rsidRDefault="009D0D31" w:rsidP="00B44A9F">
                                  <w:pPr>
                                    <w:spacing w:after="0" w:line="240" w:lineRule="auto"/>
                                    <w:ind w:firstLine="0"/>
                                    <w:jc w:val="center"/>
                                    <w:rPr>
                                      <w:rFonts w:eastAsia="Times New Roman"/>
                                      <w:b/>
                                      <w:bCs/>
                                      <w:color w:val="000000"/>
                                      <w:szCs w:val="20"/>
                                    </w:rPr>
                                  </w:pPr>
                                </w:p>
                              </w:tc>
                            </w:tr>
                            <w:tr w:rsidR="009D0D31" w:rsidRPr="000C23EC" w14:paraId="246C6C0D"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18A4F669"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Thermocouple</w:t>
                                  </w:r>
                                </w:p>
                              </w:tc>
                              <w:tc>
                                <w:tcPr>
                                  <w:tcW w:w="1304" w:type="dxa"/>
                                  <w:tcBorders>
                                    <w:top w:val="nil"/>
                                    <w:left w:val="nil"/>
                                    <w:bottom w:val="single" w:sz="8" w:space="0" w:color="666666"/>
                                    <w:right w:val="single" w:sz="8" w:space="0" w:color="666666"/>
                                  </w:tcBorders>
                                  <w:shd w:val="clear" w:color="000000" w:fill="CCCCCC"/>
                                  <w:vAlign w:val="center"/>
                                  <w:hideMark/>
                                </w:tcPr>
                                <w:p w14:paraId="0B8DD9C3"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3.3 V</w:t>
                                  </w:r>
                                </w:p>
                              </w:tc>
                              <w:tc>
                                <w:tcPr>
                                  <w:tcW w:w="1500" w:type="dxa"/>
                                  <w:tcBorders>
                                    <w:top w:val="nil"/>
                                    <w:left w:val="nil"/>
                                    <w:bottom w:val="single" w:sz="8" w:space="0" w:color="666666"/>
                                    <w:right w:val="single" w:sz="8" w:space="0" w:color="666666"/>
                                  </w:tcBorders>
                                  <w:shd w:val="clear" w:color="000000" w:fill="CCCCCC"/>
                                  <w:vAlign w:val="center"/>
                                  <w:hideMark/>
                                </w:tcPr>
                                <w:p w14:paraId="5BE7C97B"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Negligible</w:t>
                                  </w:r>
                                </w:p>
                              </w:tc>
                              <w:tc>
                                <w:tcPr>
                                  <w:tcW w:w="1353" w:type="dxa"/>
                                  <w:tcBorders>
                                    <w:top w:val="nil"/>
                                    <w:left w:val="nil"/>
                                    <w:bottom w:val="single" w:sz="8" w:space="0" w:color="666666"/>
                                    <w:right w:val="single" w:sz="8" w:space="0" w:color="666666"/>
                                  </w:tcBorders>
                                  <w:shd w:val="clear" w:color="000000" w:fill="CCCCCC"/>
                                  <w:vAlign w:val="center"/>
                                  <w:hideMark/>
                                </w:tcPr>
                                <w:p w14:paraId="66296400"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N/A</w:t>
                                  </w:r>
                                </w:p>
                              </w:tc>
                              <w:tc>
                                <w:tcPr>
                                  <w:tcW w:w="1390" w:type="dxa"/>
                                  <w:tcBorders>
                                    <w:top w:val="nil"/>
                                    <w:left w:val="nil"/>
                                    <w:bottom w:val="single" w:sz="8" w:space="0" w:color="666666"/>
                                    <w:right w:val="single" w:sz="4" w:space="0" w:color="auto"/>
                                  </w:tcBorders>
                                  <w:shd w:val="clear" w:color="000000" w:fill="CCCCCC"/>
                                  <w:vAlign w:val="center"/>
                                  <w:hideMark/>
                                </w:tcPr>
                                <w:p w14:paraId="39FC7049"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3</w:t>
                                  </w:r>
                                </w:p>
                              </w:tc>
                            </w:tr>
                            <w:tr w:rsidR="009D0D31" w:rsidRPr="000C23EC" w14:paraId="23B51929"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auto" w:fill="auto"/>
                                  <w:vAlign w:val="center"/>
                                  <w:hideMark/>
                                </w:tcPr>
                                <w:p w14:paraId="6E79E5CB"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IMU</w:t>
                                  </w:r>
                                  <w:del w:id="55" w:author="Stricklin, Bradford William" w:date="2016-01-15T16:16:00Z">
                                    <w:r w:rsidRPr="000C23EC" w:rsidDel="00E93018">
                                      <w:rPr>
                                        <w:rFonts w:eastAsia="Times New Roman"/>
                                        <w:b/>
                                        <w:bCs/>
                                        <w:color w:val="000000"/>
                                        <w:szCs w:val="20"/>
                                        <w:vertAlign w:val="superscript"/>
                                      </w:rPr>
                                      <w:delText>1</w:delText>
                                    </w:r>
                                  </w:del>
                                </w:p>
                              </w:tc>
                              <w:tc>
                                <w:tcPr>
                                  <w:tcW w:w="1304" w:type="dxa"/>
                                  <w:tcBorders>
                                    <w:top w:val="nil"/>
                                    <w:left w:val="nil"/>
                                    <w:bottom w:val="single" w:sz="8" w:space="0" w:color="666666"/>
                                    <w:right w:val="single" w:sz="8" w:space="0" w:color="666666"/>
                                  </w:tcBorders>
                                  <w:shd w:val="clear" w:color="auto" w:fill="auto"/>
                                  <w:vAlign w:val="center"/>
                                  <w:hideMark/>
                                </w:tcPr>
                                <w:p w14:paraId="557189FE"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3.3 V</w:t>
                                  </w:r>
                                </w:p>
                              </w:tc>
                              <w:tc>
                                <w:tcPr>
                                  <w:tcW w:w="1500" w:type="dxa"/>
                                  <w:tcBorders>
                                    <w:top w:val="nil"/>
                                    <w:left w:val="nil"/>
                                    <w:bottom w:val="single" w:sz="8" w:space="0" w:color="666666"/>
                                    <w:right w:val="single" w:sz="8" w:space="0" w:color="666666"/>
                                  </w:tcBorders>
                                  <w:shd w:val="clear" w:color="auto" w:fill="auto"/>
                                  <w:vAlign w:val="center"/>
                                  <w:hideMark/>
                                </w:tcPr>
                                <w:p w14:paraId="7FC7A8D1"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1.2 mA</w:t>
                                  </w:r>
                                </w:p>
                              </w:tc>
                              <w:tc>
                                <w:tcPr>
                                  <w:tcW w:w="1353" w:type="dxa"/>
                                  <w:tcBorders>
                                    <w:top w:val="nil"/>
                                    <w:left w:val="nil"/>
                                    <w:bottom w:val="single" w:sz="8" w:space="0" w:color="666666"/>
                                    <w:right w:val="single" w:sz="8" w:space="0" w:color="666666"/>
                                  </w:tcBorders>
                                  <w:shd w:val="clear" w:color="auto" w:fill="auto"/>
                                  <w:vAlign w:val="center"/>
                                  <w:hideMark/>
                                </w:tcPr>
                                <w:p w14:paraId="29A44812"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3.96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auto" w:fill="auto"/>
                                  <w:vAlign w:val="center"/>
                                  <w:hideMark/>
                                </w:tcPr>
                                <w:p w14:paraId="71C4BDDF"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w:t>
                                  </w:r>
                                </w:p>
                              </w:tc>
                            </w:tr>
                            <w:tr w:rsidR="009D0D31" w:rsidRPr="000C23EC" w14:paraId="68A723FF"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75930B30"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Strain Gauge</w:t>
                                  </w:r>
                                </w:p>
                              </w:tc>
                              <w:tc>
                                <w:tcPr>
                                  <w:tcW w:w="1304" w:type="dxa"/>
                                  <w:tcBorders>
                                    <w:top w:val="nil"/>
                                    <w:left w:val="nil"/>
                                    <w:bottom w:val="single" w:sz="8" w:space="0" w:color="666666"/>
                                    <w:right w:val="single" w:sz="8" w:space="0" w:color="666666"/>
                                  </w:tcBorders>
                                  <w:shd w:val="clear" w:color="000000" w:fill="CCCCCC"/>
                                  <w:vAlign w:val="center"/>
                                  <w:hideMark/>
                                </w:tcPr>
                                <w:p w14:paraId="252133B7"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5 V</w:t>
                                  </w:r>
                                </w:p>
                              </w:tc>
                              <w:tc>
                                <w:tcPr>
                                  <w:tcW w:w="1500" w:type="dxa"/>
                                  <w:tcBorders>
                                    <w:top w:val="nil"/>
                                    <w:left w:val="nil"/>
                                    <w:bottom w:val="single" w:sz="8" w:space="0" w:color="666666"/>
                                    <w:right w:val="single" w:sz="8" w:space="0" w:color="666666"/>
                                  </w:tcBorders>
                                  <w:shd w:val="clear" w:color="000000" w:fill="CCCCCC"/>
                                  <w:vAlign w:val="center"/>
                                  <w:hideMark/>
                                </w:tcPr>
                                <w:p w14:paraId="05C9AFF4"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100 mA</w:t>
                                  </w:r>
                                </w:p>
                              </w:tc>
                              <w:tc>
                                <w:tcPr>
                                  <w:tcW w:w="1353" w:type="dxa"/>
                                  <w:tcBorders>
                                    <w:top w:val="nil"/>
                                    <w:left w:val="nil"/>
                                    <w:bottom w:val="single" w:sz="8" w:space="0" w:color="666666"/>
                                    <w:right w:val="single" w:sz="8" w:space="0" w:color="666666"/>
                                  </w:tcBorders>
                                  <w:shd w:val="clear" w:color="000000" w:fill="CCCCCC"/>
                                  <w:vAlign w:val="center"/>
                                  <w:hideMark/>
                                </w:tcPr>
                                <w:p w14:paraId="256FC729"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500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000000" w:fill="CCCCCC"/>
                                  <w:vAlign w:val="center"/>
                                  <w:hideMark/>
                                </w:tcPr>
                                <w:p w14:paraId="21417EB8"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9D0D31" w:rsidRPr="000C23EC" w14:paraId="756BC959"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auto" w:fill="auto"/>
                                  <w:vAlign w:val="center"/>
                                  <w:hideMark/>
                                </w:tcPr>
                                <w:p w14:paraId="6F1CCE97" w14:textId="328811BC"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Pressure</w:t>
                                  </w:r>
                                  <w:r>
                                    <w:rPr>
                                      <w:rFonts w:eastAsia="Times New Roman"/>
                                      <w:b/>
                                      <w:bCs/>
                                      <w:color w:val="000000"/>
                                      <w:szCs w:val="20"/>
                                    </w:rPr>
                                    <w:t xml:space="preserve"> </w:t>
                                  </w:r>
                                  <w:r w:rsidRPr="000C23EC">
                                    <w:rPr>
                                      <w:rFonts w:eastAsia="Times New Roman"/>
                                      <w:b/>
                                      <w:bCs/>
                                      <w:color w:val="000000"/>
                                      <w:szCs w:val="20"/>
                                    </w:rPr>
                                    <w:t>Transducer</w:t>
                                  </w:r>
                                </w:p>
                              </w:tc>
                              <w:tc>
                                <w:tcPr>
                                  <w:tcW w:w="1304" w:type="dxa"/>
                                  <w:tcBorders>
                                    <w:top w:val="nil"/>
                                    <w:left w:val="nil"/>
                                    <w:bottom w:val="single" w:sz="8" w:space="0" w:color="666666"/>
                                    <w:right w:val="single" w:sz="8" w:space="0" w:color="666666"/>
                                  </w:tcBorders>
                                  <w:shd w:val="clear" w:color="auto" w:fill="auto"/>
                                  <w:vAlign w:val="center"/>
                                  <w:hideMark/>
                                </w:tcPr>
                                <w:p w14:paraId="3F2E78B5"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12 V</w:t>
                                  </w:r>
                                </w:p>
                              </w:tc>
                              <w:tc>
                                <w:tcPr>
                                  <w:tcW w:w="1500" w:type="dxa"/>
                                  <w:tcBorders>
                                    <w:top w:val="nil"/>
                                    <w:left w:val="nil"/>
                                    <w:bottom w:val="single" w:sz="8" w:space="0" w:color="666666"/>
                                    <w:right w:val="single" w:sz="8" w:space="0" w:color="666666"/>
                                  </w:tcBorders>
                                  <w:shd w:val="clear" w:color="auto" w:fill="auto"/>
                                  <w:vAlign w:val="center"/>
                                  <w:hideMark/>
                                </w:tcPr>
                                <w:p w14:paraId="74D98959"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10 mA</w:t>
                                  </w:r>
                                </w:p>
                              </w:tc>
                              <w:tc>
                                <w:tcPr>
                                  <w:tcW w:w="1353" w:type="dxa"/>
                                  <w:tcBorders>
                                    <w:top w:val="nil"/>
                                    <w:left w:val="nil"/>
                                    <w:bottom w:val="single" w:sz="8" w:space="0" w:color="666666"/>
                                    <w:right w:val="single" w:sz="8" w:space="0" w:color="666666"/>
                                  </w:tcBorders>
                                  <w:shd w:val="clear" w:color="auto" w:fill="auto"/>
                                  <w:vAlign w:val="center"/>
                                  <w:hideMark/>
                                </w:tcPr>
                                <w:p w14:paraId="5877141E"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120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auto" w:fill="auto"/>
                                  <w:vAlign w:val="center"/>
                                  <w:hideMark/>
                                </w:tcPr>
                                <w:p w14:paraId="4DA95D44"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9D0D31" w:rsidRPr="000C23EC" w14:paraId="69525ED7"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43185EC2" w14:textId="197B526F"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Arduino</w:t>
                                  </w:r>
                                  <w:ins w:id="56" w:author="Stricklin, Bradford William" w:date="2016-01-15T16:16:00Z">
                                    <w:r w:rsidR="00E93018">
                                      <w:rPr>
                                        <w:rFonts w:eastAsia="Times New Roman"/>
                                        <w:b/>
                                        <w:bCs/>
                                        <w:color w:val="000000"/>
                                        <w:szCs w:val="20"/>
                                      </w:rPr>
                                      <w:t xml:space="preserve"> Pro Mini</w:t>
                                    </w:r>
                                  </w:ins>
                                </w:p>
                              </w:tc>
                              <w:tc>
                                <w:tcPr>
                                  <w:tcW w:w="1304" w:type="dxa"/>
                                  <w:tcBorders>
                                    <w:top w:val="nil"/>
                                    <w:left w:val="nil"/>
                                    <w:bottom w:val="single" w:sz="8" w:space="0" w:color="666666"/>
                                    <w:right w:val="single" w:sz="8" w:space="0" w:color="666666"/>
                                  </w:tcBorders>
                                  <w:shd w:val="clear" w:color="000000" w:fill="CCCCCC"/>
                                  <w:vAlign w:val="center"/>
                                  <w:hideMark/>
                                </w:tcPr>
                                <w:p w14:paraId="18F80308"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5 V</w:t>
                                  </w:r>
                                </w:p>
                              </w:tc>
                              <w:tc>
                                <w:tcPr>
                                  <w:tcW w:w="1500" w:type="dxa"/>
                                  <w:tcBorders>
                                    <w:top w:val="nil"/>
                                    <w:left w:val="nil"/>
                                    <w:bottom w:val="single" w:sz="8" w:space="0" w:color="666666"/>
                                    <w:right w:val="single" w:sz="8" w:space="0" w:color="666666"/>
                                  </w:tcBorders>
                                  <w:shd w:val="clear" w:color="000000" w:fill="CCCCCC"/>
                                  <w:vAlign w:val="center"/>
                                  <w:hideMark/>
                                </w:tcPr>
                                <w:p w14:paraId="7D99197A"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25 mA</w:t>
                                  </w:r>
                                </w:p>
                              </w:tc>
                              <w:tc>
                                <w:tcPr>
                                  <w:tcW w:w="1353" w:type="dxa"/>
                                  <w:tcBorders>
                                    <w:top w:val="nil"/>
                                    <w:left w:val="nil"/>
                                    <w:bottom w:val="single" w:sz="8" w:space="0" w:color="666666"/>
                                    <w:right w:val="single" w:sz="8" w:space="0" w:color="666666"/>
                                  </w:tcBorders>
                                  <w:shd w:val="clear" w:color="000000" w:fill="CCCCCC"/>
                                  <w:vAlign w:val="center"/>
                                  <w:hideMark/>
                                </w:tcPr>
                                <w:p w14:paraId="757359C6"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125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000000" w:fill="CCCCCC"/>
                                  <w:vAlign w:val="center"/>
                                  <w:hideMark/>
                                </w:tcPr>
                                <w:p w14:paraId="14B11A80" w14:textId="456A48E5" w:rsidR="009D0D31" w:rsidRPr="000C23EC" w:rsidRDefault="00E93018" w:rsidP="00B44A9F">
                                  <w:pPr>
                                    <w:spacing w:after="0" w:line="240" w:lineRule="auto"/>
                                    <w:ind w:firstLine="0"/>
                                    <w:jc w:val="center"/>
                                    <w:rPr>
                                      <w:rFonts w:eastAsia="Times New Roman"/>
                                      <w:color w:val="000000"/>
                                      <w:szCs w:val="20"/>
                                    </w:rPr>
                                  </w:pPr>
                                  <w:ins w:id="57" w:author="Stricklin, Bradford William" w:date="2016-01-15T16:16:00Z">
                                    <w:r>
                                      <w:rPr>
                                        <w:rFonts w:eastAsia="Times New Roman"/>
                                        <w:color w:val="000000"/>
                                        <w:szCs w:val="20"/>
                                      </w:rPr>
                                      <w:t>3</w:t>
                                    </w:r>
                                  </w:ins>
                                  <w:del w:id="58" w:author="Stricklin, Bradford William" w:date="2016-01-15T16:16:00Z">
                                    <w:r w:rsidR="009D0D31" w:rsidRPr="000C23EC" w:rsidDel="00E93018">
                                      <w:rPr>
                                        <w:rFonts w:eastAsia="Times New Roman"/>
                                        <w:color w:val="000000"/>
                                        <w:szCs w:val="20"/>
                                      </w:rPr>
                                      <w:delText>2</w:delText>
                                    </w:r>
                                  </w:del>
                                </w:p>
                              </w:tc>
                            </w:tr>
                            <w:tr w:rsidR="009D0D31" w:rsidRPr="000C23EC" w14:paraId="0E7ED397" w14:textId="77777777" w:rsidTr="00E93018">
                              <w:tblPrEx>
                                <w:tblW w:w="7613" w:type="dxa"/>
                                <w:jc w:val="center"/>
                                <w:tblPrExChange w:id="59" w:author="Stricklin, Bradford William" w:date="2016-01-15T16:18:00Z">
                                  <w:tblPrEx>
                                    <w:tblW w:w="7613" w:type="dxa"/>
                                    <w:jc w:val="center"/>
                                  </w:tblPrEx>
                                </w:tblPrExChange>
                              </w:tblPrEx>
                              <w:trPr>
                                <w:trHeight w:val="360"/>
                                <w:jc w:val="center"/>
                                <w:trPrChange w:id="60" w:author="Stricklin, Bradford William" w:date="2016-01-15T16:18:00Z">
                                  <w:trPr>
                                    <w:trHeight w:val="360"/>
                                    <w:jc w:val="center"/>
                                  </w:trPr>
                                </w:trPrChange>
                              </w:trPr>
                              <w:tc>
                                <w:tcPr>
                                  <w:tcW w:w="2066" w:type="dxa"/>
                                  <w:tcBorders>
                                    <w:top w:val="nil"/>
                                    <w:left w:val="single" w:sz="4" w:space="0" w:color="auto"/>
                                    <w:bottom w:val="single" w:sz="4" w:space="0" w:color="auto"/>
                                    <w:right w:val="single" w:sz="8" w:space="0" w:color="666666"/>
                                  </w:tcBorders>
                                  <w:shd w:val="clear" w:color="auto" w:fill="auto"/>
                                  <w:vAlign w:val="center"/>
                                  <w:hideMark/>
                                  <w:tcPrChange w:id="61" w:author="Stricklin, Bradford William" w:date="2016-01-15T16:18:00Z">
                                    <w:tcPr>
                                      <w:tcW w:w="2066" w:type="dxa"/>
                                      <w:tcBorders>
                                        <w:top w:val="nil"/>
                                        <w:left w:val="single" w:sz="4" w:space="0" w:color="auto"/>
                                        <w:bottom w:val="single" w:sz="4" w:space="0" w:color="auto"/>
                                        <w:right w:val="single" w:sz="8" w:space="0" w:color="666666"/>
                                      </w:tcBorders>
                                      <w:shd w:val="clear" w:color="000000" w:fill="CCCCCC"/>
                                      <w:vAlign w:val="center"/>
                                      <w:hideMark/>
                                    </w:tcPr>
                                  </w:tcPrChange>
                                </w:tcPr>
                                <w:p w14:paraId="6634AD56" w14:textId="77777777" w:rsidR="009D0D31" w:rsidRPr="000C23EC" w:rsidRDefault="009D0D31" w:rsidP="00B44A9F">
                                  <w:pPr>
                                    <w:spacing w:after="0" w:line="240" w:lineRule="auto"/>
                                    <w:ind w:firstLine="0"/>
                                    <w:jc w:val="center"/>
                                    <w:rPr>
                                      <w:rFonts w:eastAsia="Times New Roman"/>
                                      <w:b/>
                                      <w:bCs/>
                                      <w:i/>
                                      <w:iCs/>
                                      <w:color w:val="000000"/>
                                      <w:szCs w:val="20"/>
                                    </w:rPr>
                                  </w:pPr>
                                  <w:r w:rsidRPr="000C23EC">
                                    <w:rPr>
                                      <w:rFonts w:eastAsia="Times New Roman"/>
                                      <w:b/>
                                      <w:bCs/>
                                      <w:i/>
                                      <w:iCs/>
                                      <w:color w:val="000000"/>
                                      <w:szCs w:val="20"/>
                                    </w:rPr>
                                    <w:t>Flight Total:</w:t>
                                  </w:r>
                                </w:p>
                              </w:tc>
                              <w:tc>
                                <w:tcPr>
                                  <w:tcW w:w="1304" w:type="dxa"/>
                                  <w:tcBorders>
                                    <w:top w:val="nil"/>
                                    <w:left w:val="nil"/>
                                    <w:bottom w:val="single" w:sz="4" w:space="0" w:color="auto"/>
                                    <w:right w:val="single" w:sz="8" w:space="0" w:color="666666"/>
                                  </w:tcBorders>
                                  <w:shd w:val="clear" w:color="auto" w:fill="auto"/>
                                  <w:vAlign w:val="center"/>
                                  <w:hideMark/>
                                  <w:tcPrChange w:id="62" w:author="Stricklin, Bradford William" w:date="2016-01-15T16:18:00Z">
                                    <w:tcPr>
                                      <w:tcW w:w="1304" w:type="dxa"/>
                                      <w:tcBorders>
                                        <w:top w:val="nil"/>
                                        <w:left w:val="nil"/>
                                        <w:bottom w:val="single" w:sz="4" w:space="0" w:color="auto"/>
                                        <w:right w:val="single" w:sz="8" w:space="0" w:color="666666"/>
                                      </w:tcBorders>
                                      <w:shd w:val="clear" w:color="000000" w:fill="CCCCCC"/>
                                      <w:vAlign w:val="center"/>
                                      <w:hideMark/>
                                    </w:tcPr>
                                  </w:tcPrChange>
                                </w:tcPr>
                                <w:p w14:paraId="0DEA96AF" w14:textId="77777777" w:rsidR="009D0D31" w:rsidRPr="000C23EC" w:rsidRDefault="009D0D31" w:rsidP="00B44A9F">
                                  <w:pPr>
                                    <w:spacing w:after="0" w:line="240" w:lineRule="auto"/>
                                    <w:ind w:firstLine="0"/>
                                    <w:jc w:val="center"/>
                                    <w:rPr>
                                      <w:rFonts w:eastAsia="Times New Roman"/>
                                      <w:i/>
                                      <w:color w:val="000000"/>
                                      <w:szCs w:val="20"/>
                                    </w:rPr>
                                  </w:pPr>
                                  <w:r w:rsidRPr="000C23EC">
                                    <w:rPr>
                                      <w:rFonts w:eastAsia="Times New Roman"/>
                                      <w:i/>
                                      <w:color w:val="000000"/>
                                      <w:szCs w:val="20"/>
                                    </w:rPr>
                                    <w:t>-</w:t>
                                  </w:r>
                                </w:p>
                              </w:tc>
                              <w:tc>
                                <w:tcPr>
                                  <w:tcW w:w="1500" w:type="dxa"/>
                                  <w:tcBorders>
                                    <w:top w:val="nil"/>
                                    <w:left w:val="nil"/>
                                    <w:bottom w:val="single" w:sz="4" w:space="0" w:color="auto"/>
                                    <w:right w:val="single" w:sz="8" w:space="0" w:color="666666"/>
                                  </w:tcBorders>
                                  <w:shd w:val="clear" w:color="auto" w:fill="auto"/>
                                  <w:vAlign w:val="center"/>
                                  <w:hideMark/>
                                  <w:tcPrChange w:id="63" w:author="Stricklin, Bradford William" w:date="2016-01-15T16:18:00Z">
                                    <w:tcPr>
                                      <w:tcW w:w="1500" w:type="dxa"/>
                                      <w:tcBorders>
                                        <w:top w:val="nil"/>
                                        <w:left w:val="nil"/>
                                        <w:bottom w:val="single" w:sz="4" w:space="0" w:color="auto"/>
                                        <w:right w:val="single" w:sz="8" w:space="0" w:color="666666"/>
                                      </w:tcBorders>
                                      <w:shd w:val="clear" w:color="000000" w:fill="CCCCCC"/>
                                      <w:vAlign w:val="center"/>
                                      <w:hideMark/>
                                    </w:tcPr>
                                  </w:tcPrChange>
                                </w:tcPr>
                                <w:p w14:paraId="7BA37443" w14:textId="7290DE9B" w:rsidR="009D0D31" w:rsidRPr="000C23EC" w:rsidRDefault="00E93018" w:rsidP="00B44A9F">
                                  <w:pPr>
                                    <w:spacing w:after="0" w:line="240" w:lineRule="auto"/>
                                    <w:ind w:firstLine="0"/>
                                    <w:jc w:val="center"/>
                                    <w:rPr>
                                      <w:rFonts w:eastAsia="Times New Roman"/>
                                      <w:i/>
                                      <w:color w:val="000000"/>
                                      <w:szCs w:val="20"/>
                                    </w:rPr>
                                  </w:pPr>
                                  <w:ins w:id="64" w:author="Stricklin, Bradford William" w:date="2016-01-15T16:19:00Z">
                                    <w:r>
                                      <w:rPr>
                                        <w:rFonts w:eastAsia="Times New Roman"/>
                                        <w:i/>
                                        <w:color w:val="000000"/>
                                        <w:szCs w:val="20"/>
                                      </w:rPr>
                                      <w:t>296.2</w:t>
                                    </w:r>
                                  </w:ins>
                                  <w:del w:id="65" w:author="Stricklin, Bradford William" w:date="2016-01-15T16:19:00Z">
                                    <w:r w:rsidR="00C30C0A" w:rsidDel="00E93018">
                                      <w:rPr>
                                        <w:rFonts w:eastAsia="Times New Roman"/>
                                        <w:i/>
                                        <w:color w:val="000000"/>
                                        <w:szCs w:val="20"/>
                                      </w:rPr>
                                      <w:delText>461</w:delText>
                                    </w:r>
                                  </w:del>
                                  <w:r w:rsidR="00B44A9F">
                                    <w:rPr>
                                      <w:rFonts w:eastAsia="Times New Roman"/>
                                      <w:i/>
                                      <w:color w:val="000000"/>
                                      <w:szCs w:val="20"/>
                                    </w:rPr>
                                    <w:t>.2</w:t>
                                  </w:r>
                                  <w:r w:rsidR="009D0D31" w:rsidRPr="000C23EC">
                                    <w:rPr>
                                      <w:rFonts w:eastAsia="Times New Roman"/>
                                      <w:i/>
                                      <w:color w:val="000000"/>
                                      <w:szCs w:val="20"/>
                                    </w:rPr>
                                    <w:t xml:space="preserve"> mA</w:t>
                                  </w:r>
                                </w:p>
                              </w:tc>
                              <w:tc>
                                <w:tcPr>
                                  <w:tcW w:w="1353" w:type="dxa"/>
                                  <w:tcBorders>
                                    <w:top w:val="nil"/>
                                    <w:left w:val="nil"/>
                                    <w:bottom w:val="single" w:sz="4" w:space="0" w:color="auto"/>
                                    <w:right w:val="single" w:sz="8" w:space="0" w:color="666666"/>
                                  </w:tcBorders>
                                  <w:shd w:val="clear" w:color="auto" w:fill="auto"/>
                                  <w:vAlign w:val="center"/>
                                  <w:hideMark/>
                                  <w:tcPrChange w:id="66" w:author="Stricklin, Bradford William" w:date="2016-01-15T16:18:00Z">
                                    <w:tcPr>
                                      <w:tcW w:w="1353" w:type="dxa"/>
                                      <w:tcBorders>
                                        <w:top w:val="nil"/>
                                        <w:left w:val="nil"/>
                                        <w:bottom w:val="single" w:sz="4" w:space="0" w:color="auto"/>
                                        <w:right w:val="single" w:sz="8" w:space="0" w:color="666666"/>
                                      </w:tcBorders>
                                      <w:shd w:val="clear" w:color="000000" w:fill="CCCCCC"/>
                                      <w:vAlign w:val="center"/>
                                      <w:hideMark/>
                                    </w:tcPr>
                                  </w:tcPrChange>
                                </w:tcPr>
                                <w:p w14:paraId="48B0337D" w14:textId="3AB8C3AA" w:rsidR="009D0D31" w:rsidRPr="000C23EC" w:rsidRDefault="00E93018" w:rsidP="00B44A9F">
                                  <w:pPr>
                                    <w:spacing w:after="0" w:line="240" w:lineRule="auto"/>
                                    <w:ind w:firstLine="0"/>
                                    <w:jc w:val="center"/>
                                    <w:rPr>
                                      <w:rFonts w:eastAsia="Times New Roman"/>
                                      <w:i/>
                                      <w:color w:val="000000"/>
                                      <w:szCs w:val="20"/>
                                    </w:rPr>
                                  </w:pPr>
                                  <w:ins w:id="67" w:author="Stricklin, Bradford William" w:date="2016-01-15T16:19:00Z">
                                    <w:r>
                                      <w:rPr>
                                        <w:rFonts w:eastAsia="Times New Roman"/>
                                        <w:i/>
                                        <w:color w:val="000000"/>
                                        <w:szCs w:val="20"/>
                                      </w:rPr>
                                      <w:t>1.619</w:t>
                                    </w:r>
                                  </w:ins>
                                  <w:del w:id="68" w:author="Stricklin, Bradford William" w:date="2016-01-15T16:19:00Z">
                                    <w:r w:rsidR="00C30C0A" w:rsidDel="00E93018">
                                      <w:rPr>
                                        <w:rFonts w:eastAsia="Times New Roman"/>
                                        <w:i/>
                                        <w:color w:val="000000"/>
                                        <w:szCs w:val="20"/>
                                      </w:rPr>
                                      <w:delText>2.064</w:delText>
                                    </w:r>
                                  </w:del>
                                  <w:r w:rsidR="009D0D31" w:rsidRPr="000C23EC">
                                    <w:rPr>
                                      <w:rFonts w:eastAsia="Times New Roman"/>
                                      <w:i/>
                                      <w:color w:val="000000"/>
                                      <w:szCs w:val="20"/>
                                    </w:rPr>
                                    <w:t xml:space="preserve"> W</w:t>
                                  </w:r>
                                </w:p>
                              </w:tc>
                              <w:tc>
                                <w:tcPr>
                                  <w:tcW w:w="1390" w:type="dxa"/>
                                  <w:tcBorders>
                                    <w:top w:val="nil"/>
                                    <w:left w:val="nil"/>
                                    <w:bottom w:val="single" w:sz="4" w:space="0" w:color="auto"/>
                                    <w:right w:val="single" w:sz="4" w:space="0" w:color="auto"/>
                                  </w:tcBorders>
                                  <w:shd w:val="clear" w:color="auto" w:fill="auto"/>
                                  <w:vAlign w:val="center"/>
                                  <w:hideMark/>
                                  <w:tcPrChange w:id="69" w:author="Stricklin, Bradford William" w:date="2016-01-15T16:18:00Z">
                                    <w:tcPr>
                                      <w:tcW w:w="1390" w:type="dxa"/>
                                      <w:tcBorders>
                                        <w:top w:val="nil"/>
                                        <w:left w:val="nil"/>
                                        <w:bottom w:val="single" w:sz="4" w:space="0" w:color="auto"/>
                                        <w:right w:val="single" w:sz="4" w:space="0" w:color="auto"/>
                                      </w:tcBorders>
                                      <w:shd w:val="clear" w:color="000000" w:fill="CCCCCC"/>
                                      <w:vAlign w:val="center"/>
                                      <w:hideMark/>
                                    </w:tcPr>
                                  </w:tcPrChange>
                                </w:tcPr>
                                <w:p w14:paraId="5964E3AA" w14:textId="5D372533" w:rsidR="009D0D31" w:rsidRPr="000C23EC" w:rsidRDefault="00C30C0A" w:rsidP="00B44A9F">
                                  <w:pPr>
                                    <w:spacing w:after="0" w:line="240" w:lineRule="auto"/>
                                    <w:ind w:firstLine="0"/>
                                    <w:jc w:val="center"/>
                                    <w:rPr>
                                      <w:rFonts w:eastAsia="Times New Roman"/>
                                      <w:i/>
                                      <w:color w:val="000000"/>
                                      <w:szCs w:val="20"/>
                                    </w:rPr>
                                  </w:pPr>
                                  <w:r>
                                    <w:rPr>
                                      <w:rFonts w:eastAsia="Times New Roman"/>
                                      <w:i/>
                                      <w:color w:val="000000"/>
                                      <w:szCs w:val="20"/>
                                    </w:rPr>
                                    <w:t>1</w:t>
                                  </w:r>
                                  <w:ins w:id="70" w:author="Stricklin, Bradford William" w:date="2016-01-15T16:20:00Z">
                                    <w:r w:rsidR="00E93018">
                                      <w:rPr>
                                        <w:rFonts w:eastAsia="Times New Roman"/>
                                        <w:i/>
                                        <w:color w:val="000000"/>
                                        <w:szCs w:val="20"/>
                                      </w:rPr>
                                      <w:t>1</w:t>
                                    </w:r>
                                  </w:ins>
                                  <w:del w:id="71" w:author="Stricklin, Bradford William" w:date="2016-01-15T16:20:00Z">
                                    <w:r w:rsidDel="00E93018">
                                      <w:rPr>
                                        <w:rFonts w:eastAsia="Times New Roman"/>
                                        <w:i/>
                                        <w:color w:val="000000"/>
                                        <w:szCs w:val="20"/>
                                      </w:rPr>
                                      <w:delText>2</w:delText>
                                    </w:r>
                                  </w:del>
                                </w:p>
                              </w:tc>
                            </w:tr>
                          </w:tbl>
                          <w:p w14:paraId="650EF6C4" w14:textId="5D9E5E1B" w:rsidR="00727CD9" w:rsidRDefault="00727CD9" w:rsidP="00B44A9F">
                            <w:pPr>
                              <w:ind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7BD874" id="_x0000_t202" coordsize="21600,21600" o:spt="202" path="m,l,21600r21600,l21600,xe">
                <v:stroke joinstyle="miter"/>
                <v:path gradientshapeok="t" o:connecttype="rect"/>
              </v:shapetype>
              <v:shape id="Text Box 2" o:spid="_x0000_s1026" type="#_x0000_t202" style="position:absolute;left:0;text-align:left;margin-left:417.1pt;margin-top:96.35pt;width:468.3pt;height:198.8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" stroked="f">
                <v:textbox>
                  <w:txbxContent>
                    <w:p w14:paraId="2350F51C" w14:textId="155B14C2" w:rsidR="000C23EC" w:rsidRDefault="000C23EC" w:rsidP="00B44A9F">
                      <w:pPr>
                        <w:pStyle w:val="Caption"/>
                        <w:keepNext/>
                        <w:jc w:val="center"/>
                      </w:pPr>
                      <w:r>
                        <w:t xml:space="preserve">Table </w:t>
                      </w:r>
                      <w:fldSimple w:instr=" STYLEREF 1 \s ">
                        <w:r w:rsidR="00350977">
                          <w:rPr>
                            <w:noProof/>
                          </w:rPr>
                          <w:t>1</w:t>
                        </w:r>
                      </w:fldSimple>
                      <w:r w:rsidR="00350977">
                        <w:t>.</w:t>
                      </w:r>
                      <w:fldSimple w:instr=" SEQ Table \* ARABIC \s 1 ">
                        <w:r w:rsidR="00350977">
                          <w:rPr>
                            <w:noProof/>
                          </w:rPr>
                          <w:t>1</w:t>
                        </w:r>
                      </w:fldSimple>
                      <w:r>
                        <w:t>. Flight Component Power Consumptions</w:t>
                      </w:r>
                    </w:p>
                    <w:tbl>
                      <w:tblPr>
                        <w:tblW w:w="7613" w:type="dxa"/>
                        <w:jc w:val="center"/>
                        <w:tblLook w:val="04A0" w:firstRow="1" w:lastRow="0" w:firstColumn="1" w:lastColumn="0" w:noHBand="0" w:noVBand="1"/>
                      </w:tblPr>
                      <w:tblGrid>
                        <w:gridCol w:w="2066"/>
                        <w:gridCol w:w="1304"/>
                        <w:gridCol w:w="1500"/>
                        <w:gridCol w:w="1353"/>
                        <w:gridCol w:w="1390"/>
                        <w:tblGridChange w:id="72">
                          <w:tblGrid>
                            <w:gridCol w:w="2066"/>
                            <w:gridCol w:w="1304"/>
                            <w:gridCol w:w="1500"/>
                            <w:gridCol w:w="1353"/>
                            <w:gridCol w:w="1390"/>
                          </w:tblGrid>
                        </w:tblGridChange>
                      </w:tblGrid>
                      <w:tr w:rsidR="009D0D31" w:rsidRPr="000C23EC" w14:paraId="076C846E" w14:textId="77777777" w:rsidTr="00B44A9F">
                        <w:trPr>
                          <w:trHeight w:val="216"/>
                          <w:jc w:val="center"/>
                        </w:trPr>
                        <w:tc>
                          <w:tcPr>
                            <w:tcW w:w="2066" w:type="dxa"/>
                            <w:vMerge w:val="restart"/>
                            <w:tcBorders>
                              <w:top w:val="single" w:sz="4" w:space="0" w:color="auto"/>
                              <w:left w:val="single" w:sz="4" w:space="0" w:color="auto"/>
                              <w:bottom w:val="single" w:sz="12" w:space="0" w:color="666666"/>
                              <w:right w:val="single" w:sz="4" w:space="0" w:color="auto"/>
                            </w:tcBorders>
                            <w:shd w:val="clear" w:color="000000" w:fill="FFFFFF"/>
                            <w:vAlign w:val="center"/>
                            <w:hideMark/>
                          </w:tcPr>
                          <w:p w14:paraId="71646488"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Sensor</w:t>
                            </w:r>
                          </w:p>
                        </w:tc>
                        <w:tc>
                          <w:tcPr>
                            <w:tcW w:w="1304" w:type="dxa"/>
                            <w:tcBorders>
                              <w:top w:val="single" w:sz="4" w:space="0" w:color="auto"/>
                              <w:left w:val="single" w:sz="4" w:space="0" w:color="auto"/>
                              <w:bottom w:val="nil"/>
                              <w:right w:val="single" w:sz="4" w:space="0" w:color="auto"/>
                            </w:tcBorders>
                            <w:shd w:val="clear" w:color="000000" w:fill="FFFFFF"/>
                            <w:vAlign w:val="center"/>
                            <w:hideMark/>
                          </w:tcPr>
                          <w:p w14:paraId="33719EAE"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Voltage</w:t>
                            </w:r>
                          </w:p>
                        </w:tc>
                        <w:tc>
                          <w:tcPr>
                            <w:tcW w:w="1500" w:type="dxa"/>
                            <w:tcBorders>
                              <w:top w:val="single" w:sz="4" w:space="0" w:color="auto"/>
                              <w:left w:val="single" w:sz="4" w:space="0" w:color="auto"/>
                              <w:bottom w:val="nil"/>
                              <w:right w:val="single" w:sz="4" w:space="0" w:color="auto"/>
                            </w:tcBorders>
                            <w:shd w:val="clear" w:color="000000" w:fill="FFFFFF"/>
                            <w:vAlign w:val="center"/>
                            <w:hideMark/>
                          </w:tcPr>
                          <w:p w14:paraId="28E15AFE" w14:textId="270A19F7" w:rsidR="009D0D31" w:rsidRPr="000C23EC" w:rsidRDefault="009D0D31" w:rsidP="00B44A9F">
                            <w:pPr>
                              <w:spacing w:after="0" w:line="240" w:lineRule="auto"/>
                              <w:ind w:firstLine="0"/>
                              <w:jc w:val="center"/>
                              <w:rPr>
                                <w:rFonts w:eastAsia="Times New Roman"/>
                                <w:b/>
                                <w:bCs/>
                                <w:color w:val="000000"/>
                                <w:szCs w:val="20"/>
                              </w:rPr>
                            </w:pPr>
                            <w:r>
                              <w:rPr>
                                <w:rFonts w:eastAsia="Times New Roman"/>
                                <w:b/>
                                <w:bCs/>
                                <w:color w:val="000000"/>
                                <w:szCs w:val="20"/>
                              </w:rPr>
                              <w:t>Current</w:t>
                            </w:r>
                          </w:p>
                        </w:tc>
                        <w:tc>
                          <w:tcPr>
                            <w:tcW w:w="1353" w:type="dxa"/>
                            <w:tcBorders>
                              <w:top w:val="single" w:sz="4" w:space="0" w:color="auto"/>
                              <w:left w:val="single" w:sz="4" w:space="0" w:color="auto"/>
                              <w:bottom w:val="nil"/>
                              <w:right w:val="single" w:sz="4" w:space="0" w:color="auto"/>
                            </w:tcBorders>
                            <w:shd w:val="clear" w:color="000000" w:fill="FFFFFF"/>
                            <w:vAlign w:val="center"/>
                            <w:hideMark/>
                          </w:tcPr>
                          <w:p w14:paraId="686C9DAF"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Power</w:t>
                            </w:r>
                          </w:p>
                        </w:tc>
                        <w:tc>
                          <w:tcPr>
                            <w:tcW w:w="1390" w:type="dxa"/>
                            <w:vMerge w:val="restart"/>
                            <w:tcBorders>
                              <w:top w:val="single" w:sz="4" w:space="0" w:color="auto"/>
                              <w:left w:val="single" w:sz="4" w:space="0" w:color="auto"/>
                              <w:bottom w:val="single" w:sz="12" w:space="0" w:color="666666"/>
                              <w:right w:val="single" w:sz="4" w:space="0" w:color="auto"/>
                            </w:tcBorders>
                            <w:shd w:val="clear" w:color="000000" w:fill="FFFFFF"/>
                            <w:vAlign w:val="center"/>
                            <w:hideMark/>
                          </w:tcPr>
                          <w:p w14:paraId="18C6385A"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Quantity</w:t>
                            </w:r>
                          </w:p>
                        </w:tc>
                      </w:tr>
                      <w:tr w:rsidR="009D0D31" w:rsidRPr="000C23EC" w14:paraId="5B1390C0" w14:textId="77777777" w:rsidTr="00B44A9F">
                        <w:trPr>
                          <w:trHeight w:val="216"/>
                          <w:jc w:val="center"/>
                        </w:trPr>
                        <w:tc>
                          <w:tcPr>
                            <w:tcW w:w="2066" w:type="dxa"/>
                            <w:vMerge/>
                            <w:tcBorders>
                              <w:top w:val="nil"/>
                              <w:left w:val="single" w:sz="4" w:space="0" w:color="auto"/>
                              <w:bottom w:val="single" w:sz="12" w:space="0" w:color="666666"/>
                              <w:right w:val="single" w:sz="4" w:space="0" w:color="auto"/>
                            </w:tcBorders>
                            <w:vAlign w:val="center"/>
                            <w:hideMark/>
                          </w:tcPr>
                          <w:p w14:paraId="6921181F" w14:textId="77777777" w:rsidR="009D0D31" w:rsidRPr="000C23EC" w:rsidRDefault="009D0D31" w:rsidP="00B44A9F">
                            <w:pPr>
                              <w:spacing w:after="0" w:line="240" w:lineRule="auto"/>
                              <w:ind w:firstLine="0"/>
                              <w:jc w:val="center"/>
                              <w:rPr>
                                <w:rFonts w:eastAsia="Times New Roman"/>
                                <w:b/>
                                <w:bCs/>
                                <w:color w:val="000000"/>
                                <w:szCs w:val="20"/>
                              </w:rPr>
                            </w:pPr>
                          </w:p>
                        </w:tc>
                        <w:tc>
                          <w:tcPr>
                            <w:tcW w:w="1304" w:type="dxa"/>
                            <w:tcBorders>
                              <w:top w:val="nil"/>
                              <w:left w:val="single" w:sz="4" w:space="0" w:color="auto"/>
                              <w:bottom w:val="single" w:sz="12" w:space="0" w:color="666666"/>
                              <w:right w:val="single" w:sz="4" w:space="0" w:color="auto"/>
                            </w:tcBorders>
                            <w:shd w:val="clear" w:color="000000" w:fill="FFFFFF"/>
                            <w:vAlign w:val="center"/>
                            <w:hideMark/>
                          </w:tcPr>
                          <w:p w14:paraId="35A744E3"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w:t>
                            </w:r>
                          </w:p>
                        </w:tc>
                        <w:tc>
                          <w:tcPr>
                            <w:tcW w:w="1500" w:type="dxa"/>
                            <w:tcBorders>
                              <w:top w:val="nil"/>
                              <w:left w:val="single" w:sz="4" w:space="0" w:color="auto"/>
                              <w:bottom w:val="single" w:sz="12" w:space="0" w:color="666666"/>
                              <w:right w:val="single" w:sz="4" w:space="0" w:color="auto"/>
                            </w:tcBorders>
                            <w:shd w:val="clear" w:color="000000" w:fill="FFFFFF"/>
                            <w:vAlign w:val="center"/>
                            <w:hideMark/>
                          </w:tcPr>
                          <w:p w14:paraId="6D0A9A52"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 (</w:t>
                            </w:r>
                            <w:proofErr w:type="spellStart"/>
                            <w:r w:rsidRPr="000C23EC">
                              <w:rPr>
                                <w:rFonts w:eastAsia="Times New Roman"/>
                                <w:b/>
                                <w:bCs/>
                                <w:color w:val="000000"/>
                                <w:szCs w:val="20"/>
                              </w:rPr>
                              <w:t>ea</w:t>
                            </w:r>
                            <w:proofErr w:type="spellEnd"/>
                            <w:r w:rsidRPr="000C23EC">
                              <w:rPr>
                                <w:rFonts w:eastAsia="Times New Roman"/>
                                <w:b/>
                                <w:bCs/>
                                <w:color w:val="000000"/>
                                <w:szCs w:val="20"/>
                              </w:rPr>
                              <w:t>)</w:t>
                            </w:r>
                          </w:p>
                        </w:tc>
                        <w:tc>
                          <w:tcPr>
                            <w:tcW w:w="1353" w:type="dxa"/>
                            <w:tcBorders>
                              <w:top w:val="nil"/>
                              <w:left w:val="single" w:sz="4" w:space="0" w:color="auto"/>
                              <w:bottom w:val="single" w:sz="12" w:space="0" w:color="666666"/>
                              <w:right w:val="single" w:sz="4" w:space="0" w:color="auto"/>
                            </w:tcBorders>
                            <w:shd w:val="clear" w:color="000000" w:fill="FFFFFF"/>
                            <w:vAlign w:val="center"/>
                            <w:hideMark/>
                          </w:tcPr>
                          <w:p w14:paraId="4ACF1E2B"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 (</w:t>
                            </w:r>
                            <w:proofErr w:type="spellStart"/>
                            <w:r w:rsidRPr="000C23EC">
                              <w:rPr>
                                <w:rFonts w:eastAsia="Times New Roman"/>
                                <w:b/>
                                <w:bCs/>
                                <w:color w:val="000000"/>
                                <w:szCs w:val="20"/>
                              </w:rPr>
                              <w:t>ea</w:t>
                            </w:r>
                            <w:proofErr w:type="spellEnd"/>
                            <w:r w:rsidRPr="000C23EC">
                              <w:rPr>
                                <w:rFonts w:eastAsia="Times New Roman"/>
                                <w:b/>
                                <w:bCs/>
                                <w:color w:val="000000"/>
                                <w:szCs w:val="20"/>
                              </w:rPr>
                              <w:t>)</w:t>
                            </w:r>
                          </w:p>
                        </w:tc>
                        <w:tc>
                          <w:tcPr>
                            <w:tcW w:w="1390" w:type="dxa"/>
                            <w:vMerge/>
                            <w:tcBorders>
                              <w:top w:val="nil"/>
                              <w:left w:val="single" w:sz="4" w:space="0" w:color="auto"/>
                              <w:bottom w:val="single" w:sz="12" w:space="0" w:color="666666"/>
                              <w:right w:val="single" w:sz="4" w:space="0" w:color="auto"/>
                            </w:tcBorders>
                            <w:vAlign w:val="center"/>
                            <w:hideMark/>
                          </w:tcPr>
                          <w:p w14:paraId="58E16CB0" w14:textId="77777777" w:rsidR="009D0D31" w:rsidRPr="000C23EC" w:rsidRDefault="009D0D31" w:rsidP="00B44A9F">
                            <w:pPr>
                              <w:spacing w:after="0" w:line="240" w:lineRule="auto"/>
                              <w:ind w:firstLine="0"/>
                              <w:jc w:val="center"/>
                              <w:rPr>
                                <w:rFonts w:eastAsia="Times New Roman"/>
                                <w:b/>
                                <w:bCs/>
                                <w:color w:val="000000"/>
                                <w:szCs w:val="20"/>
                              </w:rPr>
                            </w:pPr>
                          </w:p>
                        </w:tc>
                      </w:tr>
                      <w:tr w:rsidR="009D0D31" w:rsidRPr="000C23EC" w14:paraId="246C6C0D"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18A4F669"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Thermocouple</w:t>
                            </w:r>
                          </w:p>
                        </w:tc>
                        <w:tc>
                          <w:tcPr>
                            <w:tcW w:w="1304" w:type="dxa"/>
                            <w:tcBorders>
                              <w:top w:val="nil"/>
                              <w:left w:val="nil"/>
                              <w:bottom w:val="single" w:sz="8" w:space="0" w:color="666666"/>
                              <w:right w:val="single" w:sz="8" w:space="0" w:color="666666"/>
                            </w:tcBorders>
                            <w:shd w:val="clear" w:color="000000" w:fill="CCCCCC"/>
                            <w:vAlign w:val="center"/>
                            <w:hideMark/>
                          </w:tcPr>
                          <w:p w14:paraId="0B8DD9C3"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3.3 V</w:t>
                            </w:r>
                          </w:p>
                        </w:tc>
                        <w:tc>
                          <w:tcPr>
                            <w:tcW w:w="1500" w:type="dxa"/>
                            <w:tcBorders>
                              <w:top w:val="nil"/>
                              <w:left w:val="nil"/>
                              <w:bottom w:val="single" w:sz="8" w:space="0" w:color="666666"/>
                              <w:right w:val="single" w:sz="8" w:space="0" w:color="666666"/>
                            </w:tcBorders>
                            <w:shd w:val="clear" w:color="000000" w:fill="CCCCCC"/>
                            <w:vAlign w:val="center"/>
                            <w:hideMark/>
                          </w:tcPr>
                          <w:p w14:paraId="5BE7C97B"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Negligible</w:t>
                            </w:r>
                          </w:p>
                        </w:tc>
                        <w:tc>
                          <w:tcPr>
                            <w:tcW w:w="1353" w:type="dxa"/>
                            <w:tcBorders>
                              <w:top w:val="nil"/>
                              <w:left w:val="nil"/>
                              <w:bottom w:val="single" w:sz="8" w:space="0" w:color="666666"/>
                              <w:right w:val="single" w:sz="8" w:space="0" w:color="666666"/>
                            </w:tcBorders>
                            <w:shd w:val="clear" w:color="000000" w:fill="CCCCCC"/>
                            <w:vAlign w:val="center"/>
                            <w:hideMark/>
                          </w:tcPr>
                          <w:p w14:paraId="66296400"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N/A</w:t>
                            </w:r>
                          </w:p>
                        </w:tc>
                        <w:tc>
                          <w:tcPr>
                            <w:tcW w:w="1390" w:type="dxa"/>
                            <w:tcBorders>
                              <w:top w:val="nil"/>
                              <w:left w:val="nil"/>
                              <w:bottom w:val="single" w:sz="8" w:space="0" w:color="666666"/>
                              <w:right w:val="single" w:sz="4" w:space="0" w:color="auto"/>
                            </w:tcBorders>
                            <w:shd w:val="clear" w:color="000000" w:fill="CCCCCC"/>
                            <w:vAlign w:val="center"/>
                            <w:hideMark/>
                          </w:tcPr>
                          <w:p w14:paraId="39FC7049"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3</w:t>
                            </w:r>
                          </w:p>
                        </w:tc>
                      </w:tr>
                      <w:tr w:rsidR="009D0D31" w:rsidRPr="000C23EC" w14:paraId="23B51929"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auto" w:fill="auto"/>
                            <w:vAlign w:val="center"/>
                            <w:hideMark/>
                          </w:tcPr>
                          <w:p w14:paraId="6E79E5CB"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IMU</w:t>
                            </w:r>
                            <w:del w:id="73" w:author="Stricklin, Bradford William" w:date="2016-01-15T16:16:00Z">
                              <w:r w:rsidRPr="000C23EC" w:rsidDel="00E93018">
                                <w:rPr>
                                  <w:rFonts w:eastAsia="Times New Roman"/>
                                  <w:b/>
                                  <w:bCs/>
                                  <w:color w:val="000000"/>
                                  <w:szCs w:val="20"/>
                                  <w:vertAlign w:val="superscript"/>
                                </w:rPr>
                                <w:delText>1</w:delText>
                              </w:r>
                            </w:del>
                          </w:p>
                        </w:tc>
                        <w:tc>
                          <w:tcPr>
                            <w:tcW w:w="1304" w:type="dxa"/>
                            <w:tcBorders>
                              <w:top w:val="nil"/>
                              <w:left w:val="nil"/>
                              <w:bottom w:val="single" w:sz="8" w:space="0" w:color="666666"/>
                              <w:right w:val="single" w:sz="8" w:space="0" w:color="666666"/>
                            </w:tcBorders>
                            <w:shd w:val="clear" w:color="auto" w:fill="auto"/>
                            <w:vAlign w:val="center"/>
                            <w:hideMark/>
                          </w:tcPr>
                          <w:p w14:paraId="557189FE"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3.3 V</w:t>
                            </w:r>
                          </w:p>
                        </w:tc>
                        <w:tc>
                          <w:tcPr>
                            <w:tcW w:w="1500" w:type="dxa"/>
                            <w:tcBorders>
                              <w:top w:val="nil"/>
                              <w:left w:val="nil"/>
                              <w:bottom w:val="single" w:sz="8" w:space="0" w:color="666666"/>
                              <w:right w:val="single" w:sz="8" w:space="0" w:color="666666"/>
                            </w:tcBorders>
                            <w:shd w:val="clear" w:color="auto" w:fill="auto"/>
                            <w:vAlign w:val="center"/>
                            <w:hideMark/>
                          </w:tcPr>
                          <w:p w14:paraId="7FC7A8D1"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1.2 mA</w:t>
                            </w:r>
                          </w:p>
                        </w:tc>
                        <w:tc>
                          <w:tcPr>
                            <w:tcW w:w="1353" w:type="dxa"/>
                            <w:tcBorders>
                              <w:top w:val="nil"/>
                              <w:left w:val="nil"/>
                              <w:bottom w:val="single" w:sz="8" w:space="0" w:color="666666"/>
                              <w:right w:val="single" w:sz="8" w:space="0" w:color="666666"/>
                            </w:tcBorders>
                            <w:shd w:val="clear" w:color="auto" w:fill="auto"/>
                            <w:vAlign w:val="center"/>
                            <w:hideMark/>
                          </w:tcPr>
                          <w:p w14:paraId="29A44812"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3.96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auto" w:fill="auto"/>
                            <w:vAlign w:val="center"/>
                            <w:hideMark/>
                          </w:tcPr>
                          <w:p w14:paraId="71C4BDDF"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w:t>
                            </w:r>
                          </w:p>
                        </w:tc>
                      </w:tr>
                      <w:tr w:rsidR="009D0D31" w:rsidRPr="000C23EC" w14:paraId="68A723FF"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75930B30"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Strain Gauge</w:t>
                            </w:r>
                          </w:p>
                        </w:tc>
                        <w:tc>
                          <w:tcPr>
                            <w:tcW w:w="1304" w:type="dxa"/>
                            <w:tcBorders>
                              <w:top w:val="nil"/>
                              <w:left w:val="nil"/>
                              <w:bottom w:val="single" w:sz="8" w:space="0" w:color="666666"/>
                              <w:right w:val="single" w:sz="8" w:space="0" w:color="666666"/>
                            </w:tcBorders>
                            <w:shd w:val="clear" w:color="000000" w:fill="CCCCCC"/>
                            <w:vAlign w:val="center"/>
                            <w:hideMark/>
                          </w:tcPr>
                          <w:p w14:paraId="252133B7"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5 V</w:t>
                            </w:r>
                          </w:p>
                        </w:tc>
                        <w:tc>
                          <w:tcPr>
                            <w:tcW w:w="1500" w:type="dxa"/>
                            <w:tcBorders>
                              <w:top w:val="nil"/>
                              <w:left w:val="nil"/>
                              <w:bottom w:val="single" w:sz="8" w:space="0" w:color="666666"/>
                              <w:right w:val="single" w:sz="8" w:space="0" w:color="666666"/>
                            </w:tcBorders>
                            <w:shd w:val="clear" w:color="000000" w:fill="CCCCCC"/>
                            <w:vAlign w:val="center"/>
                            <w:hideMark/>
                          </w:tcPr>
                          <w:p w14:paraId="05C9AFF4"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100 mA</w:t>
                            </w:r>
                          </w:p>
                        </w:tc>
                        <w:tc>
                          <w:tcPr>
                            <w:tcW w:w="1353" w:type="dxa"/>
                            <w:tcBorders>
                              <w:top w:val="nil"/>
                              <w:left w:val="nil"/>
                              <w:bottom w:val="single" w:sz="8" w:space="0" w:color="666666"/>
                              <w:right w:val="single" w:sz="8" w:space="0" w:color="666666"/>
                            </w:tcBorders>
                            <w:shd w:val="clear" w:color="000000" w:fill="CCCCCC"/>
                            <w:vAlign w:val="center"/>
                            <w:hideMark/>
                          </w:tcPr>
                          <w:p w14:paraId="256FC729"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500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000000" w:fill="CCCCCC"/>
                            <w:vAlign w:val="center"/>
                            <w:hideMark/>
                          </w:tcPr>
                          <w:p w14:paraId="21417EB8"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9D0D31" w:rsidRPr="000C23EC" w14:paraId="756BC959"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auto" w:fill="auto"/>
                            <w:vAlign w:val="center"/>
                            <w:hideMark/>
                          </w:tcPr>
                          <w:p w14:paraId="6F1CCE97" w14:textId="328811BC"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Pressure</w:t>
                            </w:r>
                            <w:r>
                              <w:rPr>
                                <w:rFonts w:eastAsia="Times New Roman"/>
                                <w:b/>
                                <w:bCs/>
                                <w:color w:val="000000"/>
                                <w:szCs w:val="20"/>
                              </w:rPr>
                              <w:t xml:space="preserve"> </w:t>
                            </w:r>
                            <w:r w:rsidRPr="000C23EC">
                              <w:rPr>
                                <w:rFonts w:eastAsia="Times New Roman"/>
                                <w:b/>
                                <w:bCs/>
                                <w:color w:val="000000"/>
                                <w:szCs w:val="20"/>
                              </w:rPr>
                              <w:t>Transducer</w:t>
                            </w:r>
                          </w:p>
                        </w:tc>
                        <w:tc>
                          <w:tcPr>
                            <w:tcW w:w="1304" w:type="dxa"/>
                            <w:tcBorders>
                              <w:top w:val="nil"/>
                              <w:left w:val="nil"/>
                              <w:bottom w:val="single" w:sz="8" w:space="0" w:color="666666"/>
                              <w:right w:val="single" w:sz="8" w:space="0" w:color="666666"/>
                            </w:tcBorders>
                            <w:shd w:val="clear" w:color="auto" w:fill="auto"/>
                            <w:vAlign w:val="center"/>
                            <w:hideMark/>
                          </w:tcPr>
                          <w:p w14:paraId="3F2E78B5"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12 V</w:t>
                            </w:r>
                          </w:p>
                        </w:tc>
                        <w:tc>
                          <w:tcPr>
                            <w:tcW w:w="1500" w:type="dxa"/>
                            <w:tcBorders>
                              <w:top w:val="nil"/>
                              <w:left w:val="nil"/>
                              <w:bottom w:val="single" w:sz="8" w:space="0" w:color="666666"/>
                              <w:right w:val="single" w:sz="8" w:space="0" w:color="666666"/>
                            </w:tcBorders>
                            <w:shd w:val="clear" w:color="auto" w:fill="auto"/>
                            <w:vAlign w:val="center"/>
                            <w:hideMark/>
                          </w:tcPr>
                          <w:p w14:paraId="74D98959"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10 mA</w:t>
                            </w:r>
                          </w:p>
                        </w:tc>
                        <w:tc>
                          <w:tcPr>
                            <w:tcW w:w="1353" w:type="dxa"/>
                            <w:tcBorders>
                              <w:top w:val="nil"/>
                              <w:left w:val="nil"/>
                              <w:bottom w:val="single" w:sz="8" w:space="0" w:color="666666"/>
                              <w:right w:val="single" w:sz="8" w:space="0" w:color="666666"/>
                            </w:tcBorders>
                            <w:shd w:val="clear" w:color="auto" w:fill="auto"/>
                            <w:vAlign w:val="center"/>
                            <w:hideMark/>
                          </w:tcPr>
                          <w:p w14:paraId="5877141E"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120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auto" w:fill="auto"/>
                            <w:vAlign w:val="center"/>
                            <w:hideMark/>
                          </w:tcPr>
                          <w:p w14:paraId="4DA95D44"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9D0D31" w:rsidRPr="000C23EC" w14:paraId="69525ED7"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43185EC2" w14:textId="197B526F"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Arduino</w:t>
                            </w:r>
                            <w:ins w:id="74" w:author="Stricklin, Bradford William" w:date="2016-01-15T16:16:00Z">
                              <w:r w:rsidR="00E93018">
                                <w:rPr>
                                  <w:rFonts w:eastAsia="Times New Roman"/>
                                  <w:b/>
                                  <w:bCs/>
                                  <w:color w:val="000000"/>
                                  <w:szCs w:val="20"/>
                                </w:rPr>
                                <w:t xml:space="preserve"> Pro Mini</w:t>
                              </w:r>
                            </w:ins>
                          </w:p>
                        </w:tc>
                        <w:tc>
                          <w:tcPr>
                            <w:tcW w:w="1304" w:type="dxa"/>
                            <w:tcBorders>
                              <w:top w:val="nil"/>
                              <w:left w:val="nil"/>
                              <w:bottom w:val="single" w:sz="8" w:space="0" w:color="666666"/>
                              <w:right w:val="single" w:sz="8" w:space="0" w:color="666666"/>
                            </w:tcBorders>
                            <w:shd w:val="clear" w:color="000000" w:fill="CCCCCC"/>
                            <w:vAlign w:val="center"/>
                            <w:hideMark/>
                          </w:tcPr>
                          <w:p w14:paraId="18F80308"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5 V</w:t>
                            </w:r>
                          </w:p>
                        </w:tc>
                        <w:tc>
                          <w:tcPr>
                            <w:tcW w:w="1500" w:type="dxa"/>
                            <w:tcBorders>
                              <w:top w:val="nil"/>
                              <w:left w:val="nil"/>
                              <w:bottom w:val="single" w:sz="8" w:space="0" w:color="666666"/>
                              <w:right w:val="single" w:sz="8" w:space="0" w:color="666666"/>
                            </w:tcBorders>
                            <w:shd w:val="clear" w:color="000000" w:fill="CCCCCC"/>
                            <w:vAlign w:val="center"/>
                            <w:hideMark/>
                          </w:tcPr>
                          <w:p w14:paraId="7D99197A"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25 mA</w:t>
                            </w:r>
                          </w:p>
                        </w:tc>
                        <w:tc>
                          <w:tcPr>
                            <w:tcW w:w="1353" w:type="dxa"/>
                            <w:tcBorders>
                              <w:top w:val="nil"/>
                              <w:left w:val="nil"/>
                              <w:bottom w:val="single" w:sz="8" w:space="0" w:color="666666"/>
                              <w:right w:val="single" w:sz="8" w:space="0" w:color="666666"/>
                            </w:tcBorders>
                            <w:shd w:val="clear" w:color="000000" w:fill="CCCCCC"/>
                            <w:vAlign w:val="center"/>
                            <w:hideMark/>
                          </w:tcPr>
                          <w:p w14:paraId="757359C6"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125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000000" w:fill="CCCCCC"/>
                            <w:vAlign w:val="center"/>
                            <w:hideMark/>
                          </w:tcPr>
                          <w:p w14:paraId="14B11A80" w14:textId="456A48E5" w:rsidR="009D0D31" w:rsidRPr="000C23EC" w:rsidRDefault="00E93018" w:rsidP="00B44A9F">
                            <w:pPr>
                              <w:spacing w:after="0" w:line="240" w:lineRule="auto"/>
                              <w:ind w:firstLine="0"/>
                              <w:jc w:val="center"/>
                              <w:rPr>
                                <w:rFonts w:eastAsia="Times New Roman"/>
                                <w:color w:val="000000"/>
                                <w:szCs w:val="20"/>
                              </w:rPr>
                            </w:pPr>
                            <w:ins w:id="75" w:author="Stricklin, Bradford William" w:date="2016-01-15T16:16:00Z">
                              <w:r>
                                <w:rPr>
                                  <w:rFonts w:eastAsia="Times New Roman"/>
                                  <w:color w:val="000000"/>
                                  <w:szCs w:val="20"/>
                                </w:rPr>
                                <w:t>3</w:t>
                              </w:r>
                            </w:ins>
                            <w:del w:id="76" w:author="Stricklin, Bradford William" w:date="2016-01-15T16:16:00Z">
                              <w:r w:rsidR="009D0D31" w:rsidRPr="000C23EC" w:rsidDel="00E93018">
                                <w:rPr>
                                  <w:rFonts w:eastAsia="Times New Roman"/>
                                  <w:color w:val="000000"/>
                                  <w:szCs w:val="20"/>
                                </w:rPr>
                                <w:delText>2</w:delText>
                              </w:r>
                            </w:del>
                          </w:p>
                        </w:tc>
                      </w:tr>
                      <w:tr w:rsidR="009D0D31" w:rsidRPr="000C23EC" w14:paraId="0E7ED397" w14:textId="77777777" w:rsidTr="00E93018">
                        <w:tblPrEx>
                          <w:tblW w:w="7613" w:type="dxa"/>
                          <w:jc w:val="center"/>
                          <w:tblPrExChange w:id="77" w:author="Stricklin, Bradford William" w:date="2016-01-15T16:18:00Z">
                            <w:tblPrEx>
                              <w:tblW w:w="7613" w:type="dxa"/>
                              <w:jc w:val="center"/>
                            </w:tblPrEx>
                          </w:tblPrExChange>
                        </w:tblPrEx>
                        <w:trPr>
                          <w:trHeight w:val="360"/>
                          <w:jc w:val="center"/>
                          <w:trPrChange w:id="78" w:author="Stricklin, Bradford William" w:date="2016-01-15T16:18:00Z">
                            <w:trPr>
                              <w:trHeight w:val="360"/>
                              <w:jc w:val="center"/>
                            </w:trPr>
                          </w:trPrChange>
                        </w:trPr>
                        <w:tc>
                          <w:tcPr>
                            <w:tcW w:w="2066" w:type="dxa"/>
                            <w:tcBorders>
                              <w:top w:val="nil"/>
                              <w:left w:val="single" w:sz="4" w:space="0" w:color="auto"/>
                              <w:bottom w:val="single" w:sz="4" w:space="0" w:color="auto"/>
                              <w:right w:val="single" w:sz="8" w:space="0" w:color="666666"/>
                            </w:tcBorders>
                            <w:shd w:val="clear" w:color="auto" w:fill="auto"/>
                            <w:vAlign w:val="center"/>
                            <w:hideMark/>
                            <w:tcPrChange w:id="79" w:author="Stricklin, Bradford William" w:date="2016-01-15T16:18:00Z">
                              <w:tcPr>
                                <w:tcW w:w="2066" w:type="dxa"/>
                                <w:tcBorders>
                                  <w:top w:val="nil"/>
                                  <w:left w:val="single" w:sz="4" w:space="0" w:color="auto"/>
                                  <w:bottom w:val="single" w:sz="4" w:space="0" w:color="auto"/>
                                  <w:right w:val="single" w:sz="8" w:space="0" w:color="666666"/>
                                </w:tcBorders>
                                <w:shd w:val="clear" w:color="000000" w:fill="CCCCCC"/>
                                <w:vAlign w:val="center"/>
                                <w:hideMark/>
                              </w:tcPr>
                            </w:tcPrChange>
                          </w:tcPr>
                          <w:p w14:paraId="6634AD56" w14:textId="77777777" w:rsidR="009D0D31" w:rsidRPr="000C23EC" w:rsidRDefault="009D0D31" w:rsidP="00B44A9F">
                            <w:pPr>
                              <w:spacing w:after="0" w:line="240" w:lineRule="auto"/>
                              <w:ind w:firstLine="0"/>
                              <w:jc w:val="center"/>
                              <w:rPr>
                                <w:rFonts w:eastAsia="Times New Roman"/>
                                <w:b/>
                                <w:bCs/>
                                <w:i/>
                                <w:iCs/>
                                <w:color w:val="000000"/>
                                <w:szCs w:val="20"/>
                              </w:rPr>
                            </w:pPr>
                            <w:r w:rsidRPr="000C23EC">
                              <w:rPr>
                                <w:rFonts w:eastAsia="Times New Roman"/>
                                <w:b/>
                                <w:bCs/>
                                <w:i/>
                                <w:iCs/>
                                <w:color w:val="000000"/>
                                <w:szCs w:val="20"/>
                              </w:rPr>
                              <w:t>Flight Total:</w:t>
                            </w:r>
                          </w:p>
                        </w:tc>
                        <w:tc>
                          <w:tcPr>
                            <w:tcW w:w="1304" w:type="dxa"/>
                            <w:tcBorders>
                              <w:top w:val="nil"/>
                              <w:left w:val="nil"/>
                              <w:bottom w:val="single" w:sz="4" w:space="0" w:color="auto"/>
                              <w:right w:val="single" w:sz="8" w:space="0" w:color="666666"/>
                            </w:tcBorders>
                            <w:shd w:val="clear" w:color="auto" w:fill="auto"/>
                            <w:vAlign w:val="center"/>
                            <w:hideMark/>
                            <w:tcPrChange w:id="80" w:author="Stricklin, Bradford William" w:date="2016-01-15T16:18:00Z">
                              <w:tcPr>
                                <w:tcW w:w="1304" w:type="dxa"/>
                                <w:tcBorders>
                                  <w:top w:val="nil"/>
                                  <w:left w:val="nil"/>
                                  <w:bottom w:val="single" w:sz="4" w:space="0" w:color="auto"/>
                                  <w:right w:val="single" w:sz="8" w:space="0" w:color="666666"/>
                                </w:tcBorders>
                                <w:shd w:val="clear" w:color="000000" w:fill="CCCCCC"/>
                                <w:vAlign w:val="center"/>
                                <w:hideMark/>
                              </w:tcPr>
                            </w:tcPrChange>
                          </w:tcPr>
                          <w:p w14:paraId="0DEA96AF" w14:textId="77777777" w:rsidR="009D0D31" w:rsidRPr="000C23EC" w:rsidRDefault="009D0D31" w:rsidP="00B44A9F">
                            <w:pPr>
                              <w:spacing w:after="0" w:line="240" w:lineRule="auto"/>
                              <w:ind w:firstLine="0"/>
                              <w:jc w:val="center"/>
                              <w:rPr>
                                <w:rFonts w:eastAsia="Times New Roman"/>
                                <w:i/>
                                <w:color w:val="000000"/>
                                <w:szCs w:val="20"/>
                              </w:rPr>
                            </w:pPr>
                            <w:r w:rsidRPr="000C23EC">
                              <w:rPr>
                                <w:rFonts w:eastAsia="Times New Roman"/>
                                <w:i/>
                                <w:color w:val="000000"/>
                                <w:szCs w:val="20"/>
                              </w:rPr>
                              <w:t>-</w:t>
                            </w:r>
                          </w:p>
                        </w:tc>
                        <w:tc>
                          <w:tcPr>
                            <w:tcW w:w="1500" w:type="dxa"/>
                            <w:tcBorders>
                              <w:top w:val="nil"/>
                              <w:left w:val="nil"/>
                              <w:bottom w:val="single" w:sz="4" w:space="0" w:color="auto"/>
                              <w:right w:val="single" w:sz="8" w:space="0" w:color="666666"/>
                            </w:tcBorders>
                            <w:shd w:val="clear" w:color="auto" w:fill="auto"/>
                            <w:vAlign w:val="center"/>
                            <w:hideMark/>
                            <w:tcPrChange w:id="81" w:author="Stricklin, Bradford William" w:date="2016-01-15T16:18:00Z">
                              <w:tcPr>
                                <w:tcW w:w="1500" w:type="dxa"/>
                                <w:tcBorders>
                                  <w:top w:val="nil"/>
                                  <w:left w:val="nil"/>
                                  <w:bottom w:val="single" w:sz="4" w:space="0" w:color="auto"/>
                                  <w:right w:val="single" w:sz="8" w:space="0" w:color="666666"/>
                                </w:tcBorders>
                                <w:shd w:val="clear" w:color="000000" w:fill="CCCCCC"/>
                                <w:vAlign w:val="center"/>
                                <w:hideMark/>
                              </w:tcPr>
                            </w:tcPrChange>
                          </w:tcPr>
                          <w:p w14:paraId="7BA37443" w14:textId="7290DE9B" w:rsidR="009D0D31" w:rsidRPr="000C23EC" w:rsidRDefault="00E93018" w:rsidP="00B44A9F">
                            <w:pPr>
                              <w:spacing w:after="0" w:line="240" w:lineRule="auto"/>
                              <w:ind w:firstLine="0"/>
                              <w:jc w:val="center"/>
                              <w:rPr>
                                <w:rFonts w:eastAsia="Times New Roman"/>
                                <w:i/>
                                <w:color w:val="000000"/>
                                <w:szCs w:val="20"/>
                              </w:rPr>
                            </w:pPr>
                            <w:ins w:id="82" w:author="Stricklin, Bradford William" w:date="2016-01-15T16:19:00Z">
                              <w:r>
                                <w:rPr>
                                  <w:rFonts w:eastAsia="Times New Roman"/>
                                  <w:i/>
                                  <w:color w:val="000000"/>
                                  <w:szCs w:val="20"/>
                                </w:rPr>
                                <w:t>296.2</w:t>
                              </w:r>
                            </w:ins>
                            <w:del w:id="83" w:author="Stricklin, Bradford William" w:date="2016-01-15T16:19:00Z">
                              <w:r w:rsidR="00C30C0A" w:rsidDel="00E93018">
                                <w:rPr>
                                  <w:rFonts w:eastAsia="Times New Roman"/>
                                  <w:i/>
                                  <w:color w:val="000000"/>
                                  <w:szCs w:val="20"/>
                                </w:rPr>
                                <w:delText>461</w:delText>
                              </w:r>
                            </w:del>
                            <w:r w:rsidR="00B44A9F">
                              <w:rPr>
                                <w:rFonts w:eastAsia="Times New Roman"/>
                                <w:i/>
                                <w:color w:val="000000"/>
                                <w:szCs w:val="20"/>
                              </w:rPr>
                              <w:t>.2</w:t>
                            </w:r>
                            <w:r w:rsidR="009D0D31" w:rsidRPr="000C23EC">
                              <w:rPr>
                                <w:rFonts w:eastAsia="Times New Roman"/>
                                <w:i/>
                                <w:color w:val="000000"/>
                                <w:szCs w:val="20"/>
                              </w:rPr>
                              <w:t xml:space="preserve"> mA</w:t>
                            </w:r>
                          </w:p>
                        </w:tc>
                        <w:tc>
                          <w:tcPr>
                            <w:tcW w:w="1353" w:type="dxa"/>
                            <w:tcBorders>
                              <w:top w:val="nil"/>
                              <w:left w:val="nil"/>
                              <w:bottom w:val="single" w:sz="4" w:space="0" w:color="auto"/>
                              <w:right w:val="single" w:sz="8" w:space="0" w:color="666666"/>
                            </w:tcBorders>
                            <w:shd w:val="clear" w:color="auto" w:fill="auto"/>
                            <w:vAlign w:val="center"/>
                            <w:hideMark/>
                            <w:tcPrChange w:id="84" w:author="Stricklin, Bradford William" w:date="2016-01-15T16:18:00Z">
                              <w:tcPr>
                                <w:tcW w:w="1353" w:type="dxa"/>
                                <w:tcBorders>
                                  <w:top w:val="nil"/>
                                  <w:left w:val="nil"/>
                                  <w:bottom w:val="single" w:sz="4" w:space="0" w:color="auto"/>
                                  <w:right w:val="single" w:sz="8" w:space="0" w:color="666666"/>
                                </w:tcBorders>
                                <w:shd w:val="clear" w:color="000000" w:fill="CCCCCC"/>
                                <w:vAlign w:val="center"/>
                                <w:hideMark/>
                              </w:tcPr>
                            </w:tcPrChange>
                          </w:tcPr>
                          <w:p w14:paraId="48B0337D" w14:textId="3AB8C3AA" w:rsidR="009D0D31" w:rsidRPr="000C23EC" w:rsidRDefault="00E93018" w:rsidP="00B44A9F">
                            <w:pPr>
                              <w:spacing w:after="0" w:line="240" w:lineRule="auto"/>
                              <w:ind w:firstLine="0"/>
                              <w:jc w:val="center"/>
                              <w:rPr>
                                <w:rFonts w:eastAsia="Times New Roman"/>
                                <w:i/>
                                <w:color w:val="000000"/>
                                <w:szCs w:val="20"/>
                              </w:rPr>
                            </w:pPr>
                            <w:ins w:id="85" w:author="Stricklin, Bradford William" w:date="2016-01-15T16:19:00Z">
                              <w:r>
                                <w:rPr>
                                  <w:rFonts w:eastAsia="Times New Roman"/>
                                  <w:i/>
                                  <w:color w:val="000000"/>
                                  <w:szCs w:val="20"/>
                                </w:rPr>
                                <w:t>1.619</w:t>
                              </w:r>
                            </w:ins>
                            <w:del w:id="86" w:author="Stricklin, Bradford William" w:date="2016-01-15T16:19:00Z">
                              <w:r w:rsidR="00C30C0A" w:rsidDel="00E93018">
                                <w:rPr>
                                  <w:rFonts w:eastAsia="Times New Roman"/>
                                  <w:i/>
                                  <w:color w:val="000000"/>
                                  <w:szCs w:val="20"/>
                                </w:rPr>
                                <w:delText>2.064</w:delText>
                              </w:r>
                            </w:del>
                            <w:r w:rsidR="009D0D31" w:rsidRPr="000C23EC">
                              <w:rPr>
                                <w:rFonts w:eastAsia="Times New Roman"/>
                                <w:i/>
                                <w:color w:val="000000"/>
                                <w:szCs w:val="20"/>
                              </w:rPr>
                              <w:t xml:space="preserve"> W</w:t>
                            </w:r>
                          </w:p>
                        </w:tc>
                        <w:tc>
                          <w:tcPr>
                            <w:tcW w:w="1390" w:type="dxa"/>
                            <w:tcBorders>
                              <w:top w:val="nil"/>
                              <w:left w:val="nil"/>
                              <w:bottom w:val="single" w:sz="4" w:space="0" w:color="auto"/>
                              <w:right w:val="single" w:sz="4" w:space="0" w:color="auto"/>
                            </w:tcBorders>
                            <w:shd w:val="clear" w:color="auto" w:fill="auto"/>
                            <w:vAlign w:val="center"/>
                            <w:hideMark/>
                            <w:tcPrChange w:id="87" w:author="Stricklin, Bradford William" w:date="2016-01-15T16:18:00Z">
                              <w:tcPr>
                                <w:tcW w:w="1390" w:type="dxa"/>
                                <w:tcBorders>
                                  <w:top w:val="nil"/>
                                  <w:left w:val="nil"/>
                                  <w:bottom w:val="single" w:sz="4" w:space="0" w:color="auto"/>
                                  <w:right w:val="single" w:sz="4" w:space="0" w:color="auto"/>
                                </w:tcBorders>
                                <w:shd w:val="clear" w:color="000000" w:fill="CCCCCC"/>
                                <w:vAlign w:val="center"/>
                                <w:hideMark/>
                              </w:tcPr>
                            </w:tcPrChange>
                          </w:tcPr>
                          <w:p w14:paraId="5964E3AA" w14:textId="5D372533" w:rsidR="009D0D31" w:rsidRPr="000C23EC" w:rsidRDefault="00C30C0A" w:rsidP="00B44A9F">
                            <w:pPr>
                              <w:spacing w:after="0" w:line="240" w:lineRule="auto"/>
                              <w:ind w:firstLine="0"/>
                              <w:jc w:val="center"/>
                              <w:rPr>
                                <w:rFonts w:eastAsia="Times New Roman"/>
                                <w:i/>
                                <w:color w:val="000000"/>
                                <w:szCs w:val="20"/>
                              </w:rPr>
                            </w:pPr>
                            <w:r>
                              <w:rPr>
                                <w:rFonts w:eastAsia="Times New Roman"/>
                                <w:i/>
                                <w:color w:val="000000"/>
                                <w:szCs w:val="20"/>
                              </w:rPr>
                              <w:t>1</w:t>
                            </w:r>
                            <w:ins w:id="88" w:author="Stricklin, Bradford William" w:date="2016-01-15T16:20:00Z">
                              <w:r w:rsidR="00E93018">
                                <w:rPr>
                                  <w:rFonts w:eastAsia="Times New Roman"/>
                                  <w:i/>
                                  <w:color w:val="000000"/>
                                  <w:szCs w:val="20"/>
                                </w:rPr>
                                <w:t>1</w:t>
                              </w:r>
                            </w:ins>
                            <w:del w:id="89" w:author="Stricklin, Bradford William" w:date="2016-01-15T16:20:00Z">
                              <w:r w:rsidDel="00E93018">
                                <w:rPr>
                                  <w:rFonts w:eastAsia="Times New Roman"/>
                                  <w:i/>
                                  <w:color w:val="000000"/>
                                  <w:szCs w:val="20"/>
                                </w:rPr>
                                <w:delText>2</w:delText>
                              </w:r>
                            </w:del>
                          </w:p>
                        </w:tc>
                      </w:tr>
                    </w:tbl>
                    <w:p w14:paraId="650EF6C4" w14:textId="5D9E5E1B" w:rsidR="00727CD9" w:rsidRDefault="00727CD9" w:rsidP="00B44A9F">
                      <w:pPr>
                        <w:ind w:firstLine="0"/>
                        <w:jc w:val="center"/>
                      </w:pPr>
                    </w:p>
                  </w:txbxContent>
                </v:textbox>
                <w10:wrap type="topAndBottom" anchorx="margin"/>
              </v:shape>
            </w:pict>
          </mc:Fallback>
        </mc:AlternateContent>
      </w:r>
      <w:r>
        <w:t xml:space="preserve">With this and the fact that the energy requirements are significantly less than last year’s (due to the elimination of the </w:t>
      </w:r>
      <w:proofErr w:type="spellStart"/>
      <w:r>
        <w:t>BeagleBones</w:t>
      </w:r>
      <w:proofErr w:type="spellEnd"/>
      <w:r>
        <w:t xml:space="preserve">), the battery from last year will supply more than enough energy (at 60 Watt-hours) and will give us plenty of extra power should any team decide they need extra equipment. For example, propulsion will be using a servo to open their ball valve but have not decided on a specific servo yet. Not only this, but they have asked us to remain flexible in terms of power requirements while they continue to work towards a design of their system. </w:t>
      </w:r>
    </w:p>
    <w:p w14:paraId="05FBF28B" w14:textId="573DBF38" w:rsidR="00727CD9" w:rsidRDefault="00727CD9" w:rsidP="00350977">
      <w:pPr>
        <w:ind w:firstLine="0"/>
      </w:pPr>
    </w:p>
    <w:p w14:paraId="4B4FAA62" w14:textId="27753041" w:rsidR="0030283C" w:rsidRPr="001F02C2" w:rsidRDefault="00E51101" w:rsidP="0030283C">
      <w:pPr>
        <w:pStyle w:val="Heading2"/>
        <w:rPr>
          <w:color w:val="2F5496" w:themeColor="accent5" w:themeShade="BF"/>
        </w:rPr>
      </w:pPr>
      <w:r w:rsidRPr="001F02C2">
        <w:rPr>
          <w:color w:val="2F5496" w:themeColor="accent5" w:themeShade="BF"/>
        </w:rPr>
        <w:t>Avionics Mounting Bay</w:t>
      </w:r>
    </w:p>
    <w:p w14:paraId="3ED53579" w14:textId="086D8A50" w:rsidR="0030283C" w:rsidRPr="001F02C2" w:rsidRDefault="008A7719" w:rsidP="0030283C">
      <w:pPr>
        <w:pStyle w:val="Heading3"/>
        <w:rPr>
          <w:color w:val="2F5496" w:themeColor="accent5" w:themeShade="BF"/>
        </w:rPr>
      </w:pPr>
      <w:r w:rsidRPr="001F02C2">
        <w:rPr>
          <w:color w:val="2F5496" w:themeColor="accent5" w:themeShade="BF"/>
        </w:rPr>
        <w:t>Introduction</w:t>
      </w:r>
    </w:p>
    <w:p w14:paraId="658A0B77" w14:textId="25C4915E" w:rsidR="004B3950" w:rsidRPr="001F02C2" w:rsidRDefault="004B3950" w:rsidP="004B3950">
      <w:pPr>
        <w:rPr>
          <w:color w:val="2F5496" w:themeColor="accent5" w:themeShade="BF"/>
        </w:rPr>
      </w:pPr>
      <w:r w:rsidRPr="001F02C2">
        <w:rPr>
          <w:color w:val="2F5496" w:themeColor="accent5" w:themeShade="BF"/>
        </w:rPr>
        <w:t xml:space="preserve">The primary two concerns </w:t>
      </w:r>
      <w:r w:rsidR="00E51101" w:rsidRPr="001F02C2">
        <w:rPr>
          <w:color w:val="2F5496" w:themeColor="accent5" w:themeShade="BF"/>
        </w:rPr>
        <w:t>for the rocket</w:t>
      </w:r>
      <w:r w:rsidRPr="001F02C2">
        <w:rPr>
          <w:color w:val="2F5496" w:themeColor="accent5" w:themeShade="BF"/>
        </w:rPr>
        <w:t xml:space="preserve"> electron</w:t>
      </w:r>
      <w:r w:rsidR="00E51101" w:rsidRPr="001F02C2">
        <w:rPr>
          <w:color w:val="2F5496" w:themeColor="accent5" w:themeShade="BF"/>
        </w:rPr>
        <w:t>ics</w:t>
      </w:r>
      <w:r w:rsidRPr="001F02C2">
        <w:rPr>
          <w:color w:val="2F5496" w:themeColor="accent5" w:themeShade="BF"/>
        </w:rPr>
        <w:t xml:space="preserve"> bay are the </w:t>
      </w:r>
      <w:r w:rsidR="00E51101" w:rsidRPr="001F02C2">
        <w:rPr>
          <w:color w:val="2F5496" w:themeColor="accent5" w:themeShade="BF"/>
        </w:rPr>
        <w:t>reliable securement</w:t>
      </w:r>
      <w:r w:rsidRPr="001F02C2">
        <w:rPr>
          <w:color w:val="2F5496" w:themeColor="accent5" w:themeShade="BF"/>
        </w:rPr>
        <w:t xml:space="preserve"> of electronics </w:t>
      </w:r>
      <w:r w:rsidR="00E51101" w:rsidRPr="001F02C2">
        <w:rPr>
          <w:color w:val="2F5496" w:themeColor="accent5" w:themeShade="BF"/>
        </w:rPr>
        <w:t>for the duration of the flight,</w:t>
      </w:r>
      <w:r w:rsidRPr="001F02C2">
        <w:rPr>
          <w:color w:val="2F5496" w:themeColor="accent5" w:themeShade="BF"/>
        </w:rPr>
        <w:t xml:space="preserve"> and the ability to remove the electronics bay from the rocket body at will. The second requirement is due to the flight critical systems requiring manual checks before each flight to ensure that wiring and components are </w:t>
      </w:r>
      <w:r w:rsidRPr="001F02C2">
        <w:rPr>
          <w:color w:val="2F5496" w:themeColor="accent5" w:themeShade="BF"/>
        </w:rPr>
        <w:lastRenderedPageBreak/>
        <w:t>securely attached per competition rules. An additional benefit of this is allowing the easy modification to electronics should our mission parameters or goals change.</w:t>
      </w:r>
    </w:p>
    <w:p w14:paraId="6D5FDD07" w14:textId="2307C46D" w:rsidR="008A7719" w:rsidRPr="001F02C2" w:rsidRDefault="008A7719" w:rsidP="008A7719">
      <w:pPr>
        <w:pStyle w:val="Heading3"/>
        <w:rPr>
          <w:color w:val="2F5496" w:themeColor="accent5" w:themeShade="BF"/>
        </w:rPr>
      </w:pPr>
      <w:r w:rsidRPr="001F02C2">
        <w:rPr>
          <w:color w:val="2F5496" w:themeColor="accent5" w:themeShade="BF"/>
        </w:rPr>
        <w:t>Assembly</w:t>
      </w:r>
    </w:p>
    <w:p w14:paraId="5127096E" w14:textId="33E78242" w:rsidR="004B3950" w:rsidRPr="001F02C2" w:rsidRDefault="006302C9" w:rsidP="004B3950">
      <w:pPr>
        <w:rPr>
          <w:color w:val="2F5496" w:themeColor="accent5" w:themeShade="BF"/>
        </w:rPr>
      </w:pPr>
      <w:r w:rsidRPr="001F02C2">
        <w:rPr>
          <w:noProof/>
          <w:color w:val="2F5496" w:themeColor="accent5" w:themeShade="BF"/>
        </w:rPr>
        <mc:AlternateContent>
          <mc:Choice Requires="wps">
            <w:drawing>
              <wp:anchor distT="45720" distB="45720" distL="114300" distR="114300" simplePos="0" relativeHeight="251661312" behindDoc="0" locked="0" layoutInCell="1" allowOverlap="1" wp14:anchorId="7E58E47A" wp14:editId="66787865">
                <wp:simplePos x="0" y="0"/>
                <wp:positionH relativeFrom="column">
                  <wp:posOffset>3648710</wp:posOffset>
                </wp:positionH>
                <wp:positionV relativeFrom="paragraph">
                  <wp:posOffset>5080</wp:posOffset>
                </wp:positionV>
                <wp:extent cx="2360930" cy="2899410"/>
                <wp:effectExtent l="0" t="0" r="381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99410"/>
                        </a:xfrm>
                        <a:prstGeom prst="rect">
                          <a:avLst/>
                        </a:prstGeom>
                        <a:solidFill>
                          <a:srgbClr val="FFFFFF"/>
                        </a:solidFill>
                        <a:ln w="9525">
                          <a:noFill/>
                          <a:miter lim="800000"/>
                          <a:headEnd/>
                          <a:tailEnd/>
                        </a:ln>
                      </wps:spPr>
                      <wps:txbx>
                        <w:txbxContent>
                          <w:p w14:paraId="48028F2F" w14:textId="3CC4F611" w:rsidR="006302C9" w:rsidRDefault="006302C9" w:rsidP="006302C9">
                            <w:pPr>
                              <w:keepNext/>
                              <w:jc w:val="left"/>
                            </w:pPr>
                            <w:r>
                              <w:rPr>
                                <w:noProof/>
                              </w:rPr>
                              <w:drawing>
                                <wp:inline distT="0" distB="0" distL="0" distR="0" wp14:anchorId="3A1FF83C" wp14:editId="7782E36B">
                                  <wp:extent cx="1902941" cy="2275263"/>
                                  <wp:effectExtent l="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0"/>
                                          <a:srcRect l="16659" r="13664"/>
                                          <a:stretch/>
                                        </pic:blipFill>
                                        <pic:spPr>
                                          <a:xfrm>
                                            <a:off x="0" y="0"/>
                                            <a:ext cx="1902941" cy="2275263"/>
                                          </a:xfrm>
                                          <a:prstGeom prst="rect">
                                            <a:avLst/>
                                          </a:prstGeom>
                                        </pic:spPr>
                                      </pic:pic>
                                    </a:graphicData>
                                  </a:graphic>
                                </wp:inline>
                              </w:drawing>
                            </w:r>
                            <w:r>
                              <w:t xml:space="preserve"> </w:t>
                            </w:r>
                          </w:p>
                          <w:p w14:paraId="253BEA33" w14:textId="3BAF1B0B" w:rsidR="006302C9" w:rsidRDefault="006302C9" w:rsidP="006302C9">
                            <w:pPr>
                              <w:pStyle w:val="Caption"/>
                              <w:jc w:val="center"/>
                            </w:pPr>
                            <w:bookmarkStart w:id="90" w:name="_Ref433546116"/>
                            <w:r>
                              <w:t xml:space="preserve">Figure </w:t>
                            </w:r>
                            <w:fldSimple w:instr=" STYLEREF 1 \s ">
                              <w:r w:rsidR="00FB7443">
                                <w:rPr>
                                  <w:noProof/>
                                </w:rPr>
                                <w:t>1</w:t>
                              </w:r>
                            </w:fldSimple>
                            <w:r w:rsidR="007B236B">
                              <w:t>.</w:t>
                            </w:r>
                            <w:fldSimple w:instr=" SEQ Figure \* ARABIC \s 1 ">
                              <w:r w:rsidR="00FB7443">
                                <w:rPr>
                                  <w:noProof/>
                                </w:rPr>
                                <w:t>2</w:t>
                              </w:r>
                            </w:fldSimple>
                            <w:bookmarkEnd w:id="90"/>
                            <w:r>
                              <w:t>. Electronics Mounting Bay CAD Model</w:t>
                            </w:r>
                          </w:p>
                          <w:p w14:paraId="334972D2" w14:textId="0BE0BEC0" w:rsidR="006302C9" w:rsidRDefault="006302C9" w:rsidP="006302C9">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58E47A" id="_x0000_s1027" type="#_x0000_t202" style="position:absolute;left:0;text-align:left;margin-left:287.3pt;margin-top:.4pt;width:185.9pt;height:228.3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" stroked="f">
                <v:textbox>
                  <w:txbxContent>
                    <w:p w14:paraId="48028F2F" w14:textId="3CC4F611" w:rsidR="006302C9" w:rsidRDefault="006302C9" w:rsidP="006302C9">
                      <w:pPr>
                        <w:keepNext/>
                        <w:jc w:val="left"/>
                      </w:pPr>
                      <w:r>
                        <w:rPr>
                          <w:noProof/>
                        </w:rPr>
                        <w:drawing>
                          <wp:inline distT="0" distB="0" distL="0" distR="0" wp14:anchorId="3A1FF83C" wp14:editId="7782E36B">
                            <wp:extent cx="1902941" cy="2275263"/>
                            <wp:effectExtent l="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1"/>
                                    <a:srcRect l="16659" r="13664"/>
                                    <a:stretch/>
                                  </pic:blipFill>
                                  <pic:spPr>
                                    <a:xfrm>
                                      <a:off x="0" y="0"/>
                                      <a:ext cx="1902941" cy="2275263"/>
                                    </a:xfrm>
                                    <a:prstGeom prst="rect">
                                      <a:avLst/>
                                    </a:prstGeom>
                                  </pic:spPr>
                                </pic:pic>
                              </a:graphicData>
                            </a:graphic>
                          </wp:inline>
                        </w:drawing>
                      </w:r>
                      <w:r>
                        <w:t xml:space="preserve"> </w:t>
                      </w:r>
                    </w:p>
                    <w:p w14:paraId="253BEA33" w14:textId="3BAF1B0B" w:rsidR="006302C9" w:rsidRDefault="006302C9" w:rsidP="006302C9">
                      <w:pPr>
                        <w:pStyle w:val="Caption"/>
                        <w:jc w:val="center"/>
                      </w:pPr>
                      <w:bookmarkStart w:id="2" w:name="_Ref433546116"/>
                      <w:r>
                        <w:t xml:space="preserve">Figure </w:t>
                      </w:r>
                      <w:fldSimple w:instr=" STYLEREF 1 \s ">
                        <w:r w:rsidR="00FB7443">
                          <w:rPr>
                            <w:noProof/>
                          </w:rPr>
                          <w:t>1</w:t>
                        </w:r>
                      </w:fldSimple>
                      <w:r w:rsidR="007B236B">
                        <w:t>.</w:t>
                      </w:r>
                      <w:fldSimple w:instr=" SEQ Figure \* ARABIC \s 1 ">
                        <w:r w:rsidR="00FB7443">
                          <w:rPr>
                            <w:noProof/>
                          </w:rPr>
                          <w:t>2</w:t>
                        </w:r>
                      </w:fldSimple>
                      <w:bookmarkEnd w:id="2"/>
                      <w:r>
                        <w:t>. Electronics Mounting Bay CAD Model</w:t>
                      </w:r>
                    </w:p>
                    <w:p w14:paraId="334972D2" w14:textId="0BE0BEC0" w:rsidR="006302C9" w:rsidRDefault="006302C9" w:rsidP="006302C9">
                      <w:pPr>
                        <w:jc w:val="center"/>
                      </w:pPr>
                    </w:p>
                  </w:txbxContent>
                </v:textbox>
                <w10:wrap type="square"/>
              </v:shape>
            </w:pict>
          </mc:Fallback>
        </mc:AlternateContent>
      </w:r>
      <w:r w:rsidR="004B3950" w:rsidRPr="001F02C2">
        <w:rPr>
          <w:color w:val="2F5496" w:themeColor="accent5" w:themeShade="BF"/>
        </w:rPr>
        <w:t>Our mounting bay</w:t>
      </w:r>
      <w:r w:rsidR="00C30C0A" w:rsidRPr="001F02C2">
        <w:rPr>
          <w:color w:val="2F5496" w:themeColor="accent5" w:themeShade="BF"/>
        </w:rPr>
        <w:t xml:space="preserve">, seen in </w:t>
      </w:r>
      <w:r w:rsidR="00C30C0A" w:rsidRPr="001F02C2">
        <w:rPr>
          <w:color w:val="2F5496" w:themeColor="accent5" w:themeShade="BF"/>
        </w:rPr>
        <w:fldChar w:fldCharType="begin"/>
      </w:r>
      <w:r w:rsidR="00C30C0A" w:rsidRPr="001F02C2">
        <w:rPr>
          <w:color w:val="2F5496" w:themeColor="accent5" w:themeShade="BF"/>
        </w:rPr>
        <w:instrText xml:space="preserve"> REF _Ref433546116 \h </w:instrText>
      </w:r>
      <w:r w:rsidR="00C30C0A" w:rsidRPr="001F02C2">
        <w:rPr>
          <w:color w:val="2F5496" w:themeColor="accent5" w:themeShade="BF"/>
        </w:rPr>
      </w:r>
      <w:r w:rsidR="00C30C0A" w:rsidRPr="001F02C2">
        <w:rPr>
          <w:color w:val="2F5496" w:themeColor="accent5" w:themeShade="BF"/>
        </w:rPr>
        <w:fldChar w:fldCharType="separate"/>
      </w:r>
      <w:r w:rsidR="00DF72AE" w:rsidRPr="001F02C2">
        <w:rPr>
          <w:color w:val="2F5496" w:themeColor="accent5" w:themeShade="BF"/>
        </w:rPr>
        <w:t xml:space="preserve">Figure </w:t>
      </w:r>
      <w:r w:rsidR="00DF72AE" w:rsidRPr="001F02C2">
        <w:rPr>
          <w:noProof/>
          <w:color w:val="2F5496" w:themeColor="accent5" w:themeShade="BF"/>
        </w:rPr>
        <w:t>1</w:t>
      </w:r>
      <w:r w:rsidR="00DF72AE" w:rsidRPr="001F02C2">
        <w:rPr>
          <w:color w:val="2F5496" w:themeColor="accent5" w:themeShade="BF"/>
        </w:rPr>
        <w:t>.</w:t>
      </w:r>
      <w:r w:rsidR="00DF72AE" w:rsidRPr="001F02C2">
        <w:rPr>
          <w:noProof/>
          <w:color w:val="2F5496" w:themeColor="accent5" w:themeShade="BF"/>
        </w:rPr>
        <w:t>1</w:t>
      </w:r>
      <w:r w:rsidR="00C30C0A" w:rsidRPr="001F02C2">
        <w:rPr>
          <w:color w:val="2F5496" w:themeColor="accent5" w:themeShade="BF"/>
        </w:rPr>
        <w:fldChar w:fldCharType="end"/>
      </w:r>
      <w:r w:rsidR="00C30C0A" w:rsidRPr="001F02C2">
        <w:rPr>
          <w:color w:val="2F5496" w:themeColor="accent5" w:themeShade="BF"/>
        </w:rPr>
        <w:t>,</w:t>
      </w:r>
      <w:r w:rsidR="004B3950" w:rsidRPr="001F02C2">
        <w:rPr>
          <w:color w:val="2F5496" w:themeColor="accent5" w:themeShade="BF"/>
        </w:rPr>
        <w:t xml:space="preserve"> will be overall fairly similar to the </w:t>
      </w:r>
      <w:r w:rsidR="00E51101" w:rsidRPr="001F02C2">
        <w:rPr>
          <w:color w:val="2F5496" w:themeColor="accent5" w:themeShade="BF"/>
        </w:rPr>
        <w:t>previous design</w:t>
      </w:r>
      <w:r w:rsidR="004B3950" w:rsidRPr="001F02C2">
        <w:rPr>
          <w:color w:val="2F5496" w:themeColor="accent5" w:themeShade="BF"/>
        </w:rPr>
        <w:t xml:space="preserve"> from SRT 2, as it worked quite well, and is once again applicable to the current rocket design. </w:t>
      </w:r>
      <w:r w:rsidR="00E51101" w:rsidRPr="001F02C2">
        <w:rPr>
          <w:color w:val="2F5496" w:themeColor="accent5" w:themeShade="BF"/>
        </w:rPr>
        <w:t>We</w:t>
      </w:r>
      <w:r w:rsidR="004B3950" w:rsidRPr="001F02C2">
        <w:rPr>
          <w:color w:val="2F5496" w:themeColor="accent5" w:themeShade="BF"/>
        </w:rPr>
        <w:t xml:space="preserve"> will construct the bay with the goals of portability, security of components and </w:t>
      </w:r>
      <w:r w:rsidR="00E51101" w:rsidRPr="001F02C2">
        <w:rPr>
          <w:color w:val="2F5496" w:themeColor="accent5" w:themeShade="BF"/>
        </w:rPr>
        <w:t>accessibility</w:t>
      </w:r>
      <w:r w:rsidR="004B3950" w:rsidRPr="001F02C2">
        <w:rPr>
          <w:color w:val="2F5496" w:themeColor="accent5" w:themeShade="BF"/>
        </w:rPr>
        <w:t xml:space="preserve"> at the forefront. To meet these goals the design will consist of three horizontally placed circular bases connected by three bolts, with a several vertically and perpendicular placed platforms to actually mount our electronics. </w:t>
      </w:r>
    </w:p>
    <w:p w14:paraId="61A1A8A9" w14:textId="094F05BE" w:rsidR="004B3950" w:rsidRPr="001F02C2" w:rsidRDefault="004B3950" w:rsidP="004B3950">
      <w:pPr>
        <w:rPr>
          <w:color w:val="2F5496" w:themeColor="accent5" w:themeShade="BF"/>
        </w:rPr>
      </w:pPr>
      <w:r w:rsidRPr="001F02C2">
        <w:rPr>
          <w:color w:val="2F5496" w:themeColor="accent5" w:themeShade="BF"/>
        </w:rPr>
        <w:t xml:space="preserve">The three horizontal circular disks are stacked vertically and separated into two sections, the upper and lower. These platforms are ½ inch thick, and will be machined after construction to include holes for passing through wiring, and which will be dependent on the final layout of electronics included. The bases are also likely to include the smaller batteries mountings as they do not depend on axial direction like more of our sensitive electronics. The bases will be secured by running three low strength steel ¼ inch threaded rods through </w:t>
      </w:r>
      <w:r w:rsidR="00E51101" w:rsidRPr="001F02C2">
        <w:rPr>
          <w:color w:val="2F5496" w:themeColor="accent5" w:themeShade="BF"/>
        </w:rPr>
        <w:t>each</w:t>
      </w:r>
      <w:r w:rsidRPr="001F02C2">
        <w:rPr>
          <w:color w:val="2F5496" w:themeColor="accent5" w:themeShade="BF"/>
        </w:rPr>
        <w:t xml:space="preserve"> </w:t>
      </w:r>
      <w:r w:rsidR="006302C9" w:rsidRPr="001F02C2">
        <w:rPr>
          <w:color w:val="2F5496" w:themeColor="accent5" w:themeShade="BF"/>
        </w:rPr>
        <w:t>base</w:t>
      </w:r>
      <w:r w:rsidRPr="001F02C2">
        <w:rPr>
          <w:color w:val="2F5496" w:themeColor="accent5" w:themeShade="BF"/>
        </w:rPr>
        <w:t xml:space="preserve">, </w:t>
      </w:r>
      <w:r w:rsidR="00E51101" w:rsidRPr="001F02C2">
        <w:rPr>
          <w:color w:val="2F5496" w:themeColor="accent5" w:themeShade="BF"/>
        </w:rPr>
        <w:t xml:space="preserve">which are </w:t>
      </w:r>
      <w:r w:rsidR="006302C9" w:rsidRPr="001F02C2">
        <w:rPr>
          <w:color w:val="2F5496" w:themeColor="accent5" w:themeShade="BF"/>
        </w:rPr>
        <w:t>held</w:t>
      </w:r>
      <w:r w:rsidR="00E51101" w:rsidRPr="001F02C2">
        <w:rPr>
          <w:color w:val="2F5496" w:themeColor="accent5" w:themeShade="BF"/>
        </w:rPr>
        <w:t xml:space="preserve"> using hex locknuts above and below each</w:t>
      </w:r>
      <w:r w:rsidRPr="001F02C2">
        <w:rPr>
          <w:color w:val="2F5496" w:themeColor="accent5" w:themeShade="BF"/>
        </w:rPr>
        <w:t xml:space="preserve"> (18 in total, 6 per rod). </w:t>
      </w:r>
    </w:p>
    <w:p w14:paraId="11D04439" w14:textId="27D190A6" w:rsidR="004B3950" w:rsidRPr="001F02C2" w:rsidRDefault="004B3950" w:rsidP="004B3950">
      <w:pPr>
        <w:rPr>
          <w:color w:val="2F5496" w:themeColor="accent5" w:themeShade="BF"/>
        </w:rPr>
      </w:pPr>
      <w:r w:rsidRPr="001F02C2">
        <w:rPr>
          <w:color w:val="2F5496" w:themeColor="accent5" w:themeShade="BF"/>
        </w:rPr>
        <w:t xml:space="preserve">The bottom sections primary purpose is to house the large battery that will power the rockets more needy components. The battery will likely be secured using three zip ties, two over the battery and through the lower base, and another perpendicular to the first two attached to an all through bolt. This process is simple, cheap and most importantly reliable, having proven </w:t>
      </w:r>
      <w:r w:rsidR="006302C9" w:rsidRPr="001F02C2">
        <w:rPr>
          <w:color w:val="2F5496" w:themeColor="accent5" w:themeShade="BF"/>
        </w:rPr>
        <w:t>satisfactory</w:t>
      </w:r>
      <w:r w:rsidRPr="001F02C2">
        <w:rPr>
          <w:color w:val="2F5496" w:themeColor="accent5" w:themeShade="BF"/>
        </w:rPr>
        <w:t xml:space="preserve"> on the last flight</w:t>
      </w:r>
      <w:r w:rsidR="006302C9" w:rsidRPr="001F02C2">
        <w:rPr>
          <w:color w:val="2F5496" w:themeColor="accent5" w:themeShade="BF"/>
        </w:rPr>
        <w:t>s. One major change to the</w:t>
      </w:r>
      <w:r w:rsidRPr="001F02C2">
        <w:rPr>
          <w:color w:val="2F5496" w:themeColor="accent5" w:themeShade="BF"/>
        </w:rPr>
        <w:t xml:space="preserve"> design is in this lower section, and is the addition of two vertical (perpendicular to the base) boards on either side of the battery. These boards will provide additional </w:t>
      </w:r>
      <w:r w:rsidR="006302C9" w:rsidRPr="001F02C2">
        <w:rPr>
          <w:color w:val="2F5496" w:themeColor="accent5" w:themeShade="BF"/>
        </w:rPr>
        <w:t>mounting</w:t>
      </w:r>
      <w:r w:rsidRPr="001F02C2">
        <w:rPr>
          <w:color w:val="2F5496" w:themeColor="accent5" w:themeShade="BF"/>
        </w:rPr>
        <w:t xml:space="preserve"> space if needed, as well as proving more security for the battery. </w:t>
      </w:r>
    </w:p>
    <w:p w14:paraId="7DD5F69A" w14:textId="77777777" w:rsidR="004B3950" w:rsidRPr="001F02C2" w:rsidRDefault="004B3950" w:rsidP="004B3950">
      <w:pPr>
        <w:rPr>
          <w:color w:val="2F5496" w:themeColor="accent5" w:themeShade="BF"/>
        </w:rPr>
      </w:pPr>
      <w:r w:rsidRPr="001F02C2">
        <w:rPr>
          <w:color w:val="2F5496" w:themeColor="accent5" w:themeShade="BF"/>
        </w:rPr>
        <w:t xml:space="preserve">The top section will consist of a vertical (perpendicular to the base) platform similar to the two in the lower section, but will be placed in the middle of the bases, along their diameter. This plate will serve as the mounting wall for all of our needed electronics such as microcontrollers, GPS, IMU etc. Holes will be machined in the wall for wires similar to the bases. </w:t>
      </w:r>
    </w:p>
    <w:p w14:paraId="14625F1E" w14:textId="77777777" w:rsidR="004B3950" w:rsidRPr="001F02C2" w:rsidRDefault="004B3950" w:rsidP="004B3950">
      <w:pPr>
        <w:rPr>
          <w:color w:val="2F5496" w:themeColor="accent5" w:themeShade="BF"/>
        </w:rPr>
      </w:pPr>
      <w:r w:rsidRPr="001F02C2">
        <w:rPr>
          <w:color w:val="2F5496" w:themeColor="accent5" w:themeShade="BF"/>
        </w:rPr>
        <w:t>The entire bay will be mounted to the rocket as it was last year, attaching to three vertical beams forming a “cage which the bay will attach to using brackets and screws that will likely include dampening materials to reduce vibrations.</w:t>
      </w:r>
    </w:p>
    <w:p w14:paraId="51C1263E" w14:textId="31A6C8F0" w:rsidR="00C45982" w:rsidRPr="001F02C2" w:rsidRDefault="008803F5" w:rsidP="0030283C">
      <w:pPr>
        <w:pStyle w:val="Heading2"/>
        <w:rPr>
          <w:color w:val="2F5496" w:themeColor="accent5" w:themeShade="BF"/>
        </w:rPr>
      </w:pPr>
      <w:bookmarkStart w:id="91" w:name="_Ref440637786"/>
      <w:r w:rsidRPr="001F02C2">
        <w:rPr>
          <w:color w:val="2F5496" w:themeColor="accent5" w:themeShade="BF"/>
        </w:rPr>
        <w:lastRenderedPageBreak/>
        <w:t>Electronic Launch Operations Control</w:t>
      </w:r>
      <w:bookmarkEnd w:id="91"/>
    </w:p>
    <w:p w14:paraId="5AB0FE34" w14:textId="0503B0E2" w:rsidR="008A7719" w:rsidRPr="001F02C2" w:rsidRDefault="008803F5" w:rsidP="008803F5">
      <w:pPr>
        <w:pStyle w:val="Heading3"/>
        <w:rPr>
          <w:color w:val="2F5496" w:themeColor="accent5" w:themeShade="BF"/>
        </w:rPr>
      </w:pPr>
      <w:r w:rsidRPr="001F02C2">
        <w:rPr>
          <w:color w:val="2F5496" w:themeColor="accent5" w:themeShade="BF"/>
        </w:rPr>
        <w:t>Introduction</w:t>
      </w:r>
    </w:p>
    <w:p w14:paraId="23D11C45" w14:textId="6D11C1D1" w:rsidR="00681476" w:rsidRPr="001F02C2" w:rsidRDefault="00681476" w:rsidP="00681476">
      <w:pPr>
        <w:rPr>
          <w:color w:val="2F5496" w:themeColor="accent5" w:themeShade="BF"/>
        </w:rPr>
      </w:pPr>
      <w:r w:rsidRPr="001F02C2">
        <w:rPr>
          <w:color w:val="2F5496" w:themeColor="accent5" w:themeShade="BF"/>
        </w:rPr>
        <w:t>In order to safely control the rocket before and through launch, an electronic control system was designed that will allow the operator to remotely send commands to and return live data from the rocket while it is on the ground. The IREC Advanced Category rule 7.2.2.1 requires all personnel to be 400 feet away, but the system must be capable of operating over a minimum safe distance of 1500 feet for testing, as specified in the Tripoli Rocketry Association Safe Launch Practices Distance Table.  Arming and disarming the launch circuitry is required by IREC Advanced Category rule 3.4 and 7.2.2.2 such that the controller cannot provide any ignition signal to the rocket without first being armed. At minimum, the controls must allow filling and draining of the onboard nitrous tank, filling and draining of helium to pressurize the onboard tank, filling of an oxygen sting for starting, the actuation of either 2 quick disconnects (nitrous and helium) or one quick disconnect and a three-way selecting valve, signaling an onboard valve to open and start nitrous flow, and an igniter. To correctly fill the onboard nitrous tank with the correct amount of nitrous and helium, pressure, temperature, and load cell data will be streamed back live to the operator. A live, low frame-rate video feed is required to observe the vents and confirm the separation of quick disconnects, which will also be redundantly monitored by continuity across the connection. The launch control system must be in constant, reliable, and bandwidth-capable communication with the operator’s station. This year, more focus has been placed on creating a modular, expandable control system that will continue to meet the needs of future SRT teams and not require both AC and DC power to operate (as SRT-2’s did), all while reusing as much legacy SRT-2 hardware as possible.</w:t>
      </w:r>
    </w:p>
    <w:p w14:paraId="752AC63B" w14:textId="3B9EA97B" w:rsidR="008803F5" w:rsidRPr="001F02C2" w:rsidRDefault="008803F5" w:rsidP="008803F5">
      <w:pPr>
        <w:pStyle w:val="Heading3"/>
        <w:rPr>
          <w:color w:val="2F5496" w:themeColor="accent5" w:themeShade="BF"/>
        </w:rPr>
      </w:pPr>
      <w:r w:rsidRPr="001F02C2">
        <w:rPr>
          <w:color w:val="2F5496" w:themeColor="accent5" w:themeShade="BF"/>
        </w:rPr>
        <w:t>Launch Relay System</w:t>
      </w:r>
    </w:p>
    <w:p w14:paraId="0A847FB4" w14:textId="4F0667E0" w:rsidR="00681476" w:rsidRPr="001F02C2" w:rsidRDefault="00350977" w:rsidP="002D50EF">
      <w:pPr>
        <w:rPr>
          <w:color w:val="2F5496" w:themeColor="accent5" w:themeShade="BF"/>
        </w:rPr>
      </w:pPr>
      <w:r w:rsidRPr="001F02C2">
        <w:rPr>
          <w:noProof/>
          <w:color w:val="2F5496" w:themeColor="accent5" w:themeShade="BF"/>
        </w:rPr>
        <mc:AlternateContent>
          <mc:Choice Requires="wps">
            <w:drawing>
              <wp:anchor distT="45720" distB="45720" distL="114300" distR="114300" simplePos="0" relativeHeight="251668480" behindDoc="0" locked="0" layoutInCell="1" allowOverlap="1" wp14:anchorId="28236CD9" wp14:editId="54B418FA">
                <wp:simplePos x="0" y="0"/>
                <wp:positionH relativeFrom="margin">
                  <wp:align>right</wp:align>
                </wp:positionH>
                <wp:positionV relativeFrom="paragraph">
                  <wp:posOffset>1087664</wp:posOffset>
                </wp:positionV>
                <wp:extent cx="2551430" cy="1737360"/>
                <wp:effectExtent l="0" t="0" r="127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1430" cy="1737360"/>
                        </a:xfrm>
                        <a:prstGeom prst="rect">
                          <a:avLst/>
                        </a:prstGeom>
                        <a:solidFill>
                          <a:srgbClr val="FFFFFF"/>
                        </a:solidFill>
                        <a:ln w="9525">
                          <a:noFill/>
                          <a:miter lim="800000"/>
                          <a:headEnd/>
                          <a:tailEnd/>
                        </a:ln>
                      </wps:spPr>
                      <wps:txbx>
                        <w:txbxContent>
                          <w:p w14:paraId="2F60C791" w14:textId="77777777" w:rsidR="002D50EF" w:rsidRDefault="002D50EF" w:rsidP="002D50EF">
                            <w:pPr>
                              <w:keepNext/>
                            </w:pPr>
                            <w:r>
                              <w:rPr>
                                <w:noProof/>
                              </w:rPr>
                              <w:drawing>
                                <wp:inline distT="0" distB="0" distL="0" distR="0" wp14:anchorId="39209213" wp14:editId="35C7E915">
                                  <wp:extent cx="2162810" cy="1205230"/>
                                  <wp:effectExtent l="0" t="0" r="8890" b="0"/>
                                  <wp:docPr id="5"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rotWithShape="1">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l="963" t="20257" b="24562"/>
                                          <a:stretch/>
                                        </pic:blipFill>
                                        <pic:spPr>
                                          <a:xfrm>
                                            <a:off x="0" y="0"/>
                                            <a:ext cx="2162810" cy="1205230"/>
                                          </a:xfrm>
                                          <a:prstGeom prst="rect">
                                            <a:avLst/>
                                          </a:prstGeom>
                                        </pic:spPr>
                                      </pic:pic>
                                    </a:graphicData>
                                  </a:graphic>
                                </wp:inline>
                              </w:drawing>
                            </w:r>
                          </w:p>
                          <w:p w14:paraId="2ED4D600" w14:textId="0EE1D4F1" w:rsidR="002D50EF" w:rsidRDefault="002D50EF" w:rsidP="003A1D55">
                            <w:pPr>
                              <w:pStyle w:val="Caption"/>
                              <w:jc w:val="center"/>
                            </w:pPr>
                            <w:bookmarkStart w:id="92" w:name="_Ref433539451"/>
                            <w:bookmarkStart w:id="93" w:name="_Ref433539393"/>
                            <w:r>
                              <w:t xml:space="preserve">Figure </w:t>
                            </w:r>
                            <w:fldSimple w:instr=" STYLEREF 1 \s ">
                              <w:r w:rsidR="00FB7443">
                                <w:rPr>
                                  <w:noProof/>
                                </w:rPr>
                                <w:t>1</w:t>
                              </w:r>
                            </w:fldSimple>
                            <w:r w:rsidR="007B236B">
                              <w:t>.</w:t>
                            </w:r>
                            <w:fldSimple w:instr=" SEQ Figure \* ARABIC \s 1 ">
                              <w:r w:rsidR="00FB7443">
                                <w:rPr>
                                  <w:noProof/>
                                </w:rPr>
                                <w:t>3</w:t>
                              </w:r>
                            </w:fldSimple>
                            <w:bookmarkEnd w:id="92"/>
                            <w:r>
                              <w:t xml:space="preserve">. </w:t>
                            </w:r>
                            <w:proofErr w:type="spellStart"/>
                            <w:r>
                              <w:t>Ximico</w:t>
                            </w:r>
                            <w:proofErr w:type="spellEnd"/>
                            <w:r>
                              <w:t xml:space="preserve"> Mega 2560 R3 Microcontroller</w:t>
                            </w:r>
                            <w:bookmarkEnd w:id="93"/>
                          </w:p>
                          <w:p w14:paraId="7521A979" w14:textId="2E132435" w:rsidR="002D50EF" w:rsidRDefault="002D50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36CD9" id="_x0000_s1028" type="#_x0000_t202" style="position:absolute;left:0;text-align:left;margin-left:149.7pt;margin-top:85.65pt;width:200.9pt;height:136.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" stroked="f">
                <v:textbox>
                  <w:txbxContent>
                    <w:p w14:paraId="2F60C791" w14:textId="77777777" w:rsidR="002D50EF" w:rsidRDefault="002D50EF" w:rsidP="002D50EF">
                      <w:pPr>
                        <w:keepNext/>
                      </w:pPr>
                      <w:r>
                        <w:rPr>
                          <w:noProof/>
                        </w:rPr>
                        <w:drawing>
                          <wp:inline distT="0" distB="0" distL="0" distR="0" wp14:anchorId="39209213" wp14:editId="35C7E915">
                            <wp:extent cx="2162810" cy="1205230"/>
                            <wp:effectExtent l="0" t="0" r="8890" b="0"/>
                            <wp:docPr id="5"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rotWithShape="1">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l="963" t="20257" b="24562"/>
                                    <a:stretch/>
                                  </pic:blipFill>
                                  <pic:spPr>
                                    <a:xfrm>
                                      <a:off x="0" y="0"/>
                                      <a:ext cx="2162810" cy="1205230"/>
                                    </a:xfrm>
                                    <a:prstGeom prst="rect">
                                      <a:avLst/>
                                    </a:prstGeom>
                                  </pic:spPr>
                                </pic:pic>
                              </a:graphicData>
                            </a:graphic>
                          </wp:inline>
                        </w:drawing>
                      </w:r>
                    </w:p>
                    <w:p w14:paraId="2ED4D600" w14:textId="0EE1D4F1" w:rsidR="002D50EF" w:rsidRDefault="002D50EF" w:rsidP="003A1D55">
                      <w:pPr>
                        <w:pStyle w:val="Caption"/>
                        <w:jc w:val="center"/>
                      </w:pPr>
                      <w:bookmarkStart w:id="5" w:name="_Ref433539451"/>
                      <w:bookmarkStart w:id="6" w:name="_Ref433539393"/>
                      <w:r>
                        <w:t xml:space="preserve">Figure </w:t>
                      </w:r>
                      <w:fldSimple w:instr=" STYLEREF 1 \s ">
                        <w:r w:rsidR="00FB7443">
                          <w:rPr>
                            <w:noProof/>
                          </w:rPr>
                          <w:t>1</w:t>
                        </w:r>
                      </w:fldSimple>
                      <w:r w:rsidR="007B236B">
                        <w:t>.</w:t>
                      </w:r>
                      <w:fldSimple w:instr=" SEQ Figure \* ARABIC \s 1 ">
                        <w:r w:rsidR="00FB7443">
                          <w:rPr>
                            <w:noProof/>
                          </w:rPr>
                          <w:t>3</w:t>
                        </w:r>
                      </w:fldSimple>
                      <w:bookmarkEnd w:id="5"/>
                      <w:r>
                        <w:t xml:space="preserve">. </w:t>
                      </w:r>
                      <w:proofErr w:type="spellStart"/>
                      <w:r>
                        <w:t>Ximico</w:t>
                      </w:r>
                      <w:proofErr w:type="spellEnd"/>
                      <w:r>
                        <w:t xml:space="preserve"> Mega 2560 R3 Microcontroller</w:t>
                      </w:r>
                      <w:bookmarkEnd w:id="6"/>
                    </w:p>
                    <w:p w14:paraId="7521A979" w14:textId="2E132435" w:rsidR="002D50EF" w:rsidRDefault="002D50EF"/>
                  </w:txbxContent>
                </v:textbox>
                <w10:wrap type="square" anchorx="margin"/>
              </v:shape>
            </w:pict>
          </mc:Fallback>
        </mc:AlternateContent>
      </w:r>
      <w:r w:rsidR="00681476" w:rsidRPr="001F02C2">
        <w:rPr>
          <w:color w:val="2F5496" w:themeColor="accent5" w:themeShade="BF"/>
        </w:rPr>
        <w:t xml:space="preserve">The Launch Relay System is the critical piece of launch hardware designed to meet these goals for SRT-3, and should offer more modularity and reliability than the previous launch controller. Initially, wired control was desired for the Launch Relay System to eliminate the wireless communication anomalies experienced last year, but the 1500 feet safety range required by Tripoli made this option prohibitively expensive. Category 6, BNC, serial, and USB connectors all work only under a range of about 300 feet. Category 6 cable alone is rated for lengths up to 328 feet, so an Ethernet extender must be used at both ends to give 1500 feet of range. Two appropriately sized extenders and 2000 feet of Category 6 cable would total $1970.98. A wireless system built using long-range </w:t>
      </w:r>
      <w:proofErr w:type="spellStart"/>
      <w:r w:rsidR="00681476" w:rsidRPr="001F02C2">
        <w:rPr>
          <w:color w:val="2F5496" w:themeColor="accent5" w:themeShade="BF"/>
        </w:rPr>
        <w:t>xbee</w:t>
      </w:r>
      <w:proofErr w:type="spellEnd"/>
      <w:r w:rsidR="00681476" w:rsidRPr="001F02C2">
        <w:rPr>
          <w:color w:val="2F5496" w:themeColor="accent5" w:themeShade="BF"/>
        </w:rPr>
        <w:t xml:space="preserve"> modules and external antennas can provide a much more streamlined solution with a 9 mile range for only </w:t>
      </w:r>
      <w:r w:rsidR="002D50EF" w:rsidRPr="001F02C2">
        <w:rPr>
          <w:color w:val="2F5496" w:themeColor="accent5" w:themeShade="BF"/>
        </w:rPr>
        <w:t>~$200</w:t>
      </w:r>
      <w:r w:rsidR="00681476" w:rsidRPr="001F02C2">
        <w:rPr>
          <w:color w:val="2F5496" w:themeColor="accent5" w:themeShade="BF"/>
        </w:rPr>
        <w:t xml:space="preserve"> (discussed in detail in </w:t>
      </w:r>
      <w:r w:rsidR="002D50EF" w:rsidRPr="001F02C2">
        <w:rPr>
          <w:color w:val="2F5496" w:themeColor="accent5" w:themeShade="BF"/>
        </w:rPr>
        <w:t>s</w:t>
      </w:r>
      <w:r w:rsidR="00681476" w:rsidRPr="001F02C2">
        <w:rPr>
          <w:color w:val="2F5496" w:themeColor="accent5" w:themeShade="BF"/>
        </w:rPr>
        <w:t xml:space="preserve">ection </w:t>
      </w:r>
      <w:r w:rsidR="002D50EF" w:rsidRPr="001F02C2">
        <w:rPr>
          <w:color w:val="2F5496" w:themeColor="accent5" w:themeShade="BF"/>
        </w:rPr>
        <w:fldChar w:fldCharType="begin"/>
      </w:r>
      <w:r w:rsidR="002D50EF" w:rsidRPr="001F02C2">
        <w:rPr>
          <w:color w:val="2F5496" w:themeColor="accent5" w:themeShade="BF"/>
        </w:rPr>
        <w:instrText xml:space="preserve"> REF _Ref433538947 \r \h </w:instrText>
      </w:r>
      <w:r w:rsidR="002D50EF" w:rsidRPr="001F02C2">
        <w:rPr>
          <w:color w:val="2F5496" w:themeColor="accent5" w:themeShade="BF"/>
        </w:rPr>
      </w:r>
      <w:r w:rsidR="002D50EF" w:rsidRPr="001F02C2">
        <w:rPr>
          <w:color w:val="2F5496" w:themeColor="accent5" w:themeShade="BF"/>
        </w:rPr>
        <w:fldChar w:fldCharType="separate"/>
      </w:r>
      <w:r w:rsidR="00DF72AE" w:rsidRPr="001F02C2">
        <w:rPr>
          <w:color w:val="2F5496" w:themeColor="accent5" w:themeShade="BF"/>
        </w:rPr>
        <w:t>1.3.2</w:t>
      </w:r>
      <w:r w:rsidR="002D50EF" w:rsidRPr="001F02C2">
        <w:rPr>
          <w:color w:val="2F5496" w:themeColor="accent5" w:themeShade="BF"/>
        </w:rPr>
        <w:fldChar w:fldCharType="end"/>
      </w:r>
      <w:r w:rsidR="00681476" w:rsidRPr="001F02C2">
        <w:rPr>
          <w:color w:val="2F5496" w:themeColor="accent5" w:themeShade="BF"/>
        </w:rPr>
        <w:t>). Future tests will be required to ensure the reliability of the wireless system, but a wired option is not an economically viable option.</w:t>
      </w:r>
    </w:p>
    <w:p w14:paraId="628FB0CE" w14:textId="43CBCEA5" w:rsidR="002D50EF" w:rsidRPr="001F02C2" w:rsidRDefault="002D50EF" w:rsidP="002D50EF">
      <w:pPr>
        <w:rPr>
          <w:color w:val="2F5496" w:themeColor="accent5" w:themeShade="BF"/>
        </w:rPr>
      </w:pPr>
      <w:r w:rsidRPr="001F02C2">
        <w:rPr>
          <w:color w:val="2F5496" w:themeColor="accent5" w:themeShade="BF"/>
        </w:rPr>
        <w:t xml:space="preserve">The Launch Relay System is based around the simple and reliable Arduino microcontroller boards. The </w:t>
      </w:r>
      <w:proofErr w:type="spellStart"/>
      <w:r w:rsidRPr="001F02C2">
        <w:rPr>
          <w:color w:val="2F5496" w:themeColor="accent5" w:themeShade="BF"/>
        </w:rPr>
        <w:t>Ximico</w:t>
      </w:r>
      <w:proofErr w:type="spellEnd"/>
      <w:r w:rsidRPr="001F02C2">
        <w:rPr>
          <w:color w:val="2F5496" w:themeColor="accent5" w:themeShade="BF"/>
        </w:rPr>
        <w:t xml:space="preserve"> Mega 2560 R3 </w:t>
      </w:r>
      <w:r w:rsidR="003A1D55" w:rsidRPr="001F02C2">
        <w:rPr>
          <w:color w:val="2F5496" w:themeColor="accent5" w:themeShade="BF"/>
        </w:rPr>
        <w:t>(</w:t>
      </w:r>
      <w:r w:rsidR="003A1D55" w:rsidRPr="001F02C2">
        <w:rPr>
          <w:color w:val="2F5496" w:themeColor="accent5" w:themeShade="BF"/>
        </w:rPr>
        <w:fldChar w:fldCharType="begin"/>
      </w:r>
      <w:r w:rsidR="003A1D55" w:rsidRPr="001F02C2">
        <w:rPr>
          <w:color w:val="2F5496" w:themeColor="accent5" w:themeShade="BF"/>
        </w:rPr>
        <w:instrText xml:space="preserve"> REF _Ref433539451 \h </w:instrText>
      </w:r>
      <w:r w:rsidR="003A1D55" w:rsidRPr="001F02C2">
        <w:rPr>
          <w:color w:val="2F5496" w:themeColor="accent5" w:themeShade="BF"/>
        </w:rPr>
      </w:r>
      <w:r w:rsidR="003A1D55" w:rsidRPr="001F02C2">
        <w:rPr>
          <w:color w:val="2F5496" w:themeColor="accent5" w:themeShade="BF"/>
        </w:rPr>
        <w:fldChar w:fldCharType="separate"/>
      </w:r>
      <w:r w:rsidR="00DF72AE" w:rsidRPr="001F02C2">
        <w:rPr>
          <w:color w:val="2F5496" w:themeColor="accent5" w:themeShade="BF"/>
        </w:rPr>
        <w:t xml:space="preserve">Figure </w:t>
      </w:r>
      <w:r w:rsidR="00DF72AE" w:rsidRPr="001F02C2">
        <w:rPr>
          <w:noProof/>
          <w:color w:val="2F5496" w:themeColor="accent5" w:themeShade="BF"/>
        </w:rPr>
        <w:t>1</w:t>
      </w:r>
      <w:r w:rsidR="00DF72AE" w:rsidRPr="001F02C2">
        <w:rPr>
          <w:color w:val="2F5496" w:themeColor="accent5" w:themeShade="BF"/>
        </w:rPr>
        <w:t>.</w:t>
      </w:r>
      <w:r w:rsidR="00DF72AE" w:rsidRPr="001F02C2">
        <w:rPr>
          <w:noProof/>
          <w:color w:val="2F5496" w:themeColor="accent5" w:themeShade="BF"/>
        </w:rPr>
        <w:t>2</w:t>
      </w:r>
      <w:r w:rsidR="003A1D55" w:rsidRPr="001F02C2">
        <w:rPr>
          <w:color w:val="2F5496" w:themeColor="accent5" w:themeShade="BF"/>
        </w:rPr>
        <w:fldChar w:fldCharType="end"/>
      </w:r>
      <w:r w:rsidR="003A1D55" w:rsidRPr="001F02C2">
        <w:rPr>
          <w:color w:val="2F5496" w:themeColor="accent5" w:themeShade="BF"/>
        </w:rPr>
        <w:t>)</w:t>
      </w:r>
      <w:r w:rsidRPr="001F02C2">
        <w:rPr>
          <w:color w:val="2F5496" w:themeColor="accent5" w:themeShade="BF"/>
        </w:rPr>
        <w:t xml:space="preserve"> was chosen because it provides the IO capabilities (54 digital inputs/outputs, 16 analog inputs, 4 serial connections) as an Arduino Mega, but costs less and has more favorable reviews. This board leaves plenty of channels for future expansion, and provides a simple programming atmosphere that works well with </w:t>
      </w:r>
      <w:proofErr w:type="spellStart"/>
      <w:r w:rsidRPr="001F02C2">
        <w:rPr>
          <w:color w:val="2F5496" w:themeColor="accent5" w:themeShade="BF"/>
        </w:rPr>
        <w:t>xbee</w:t>
      </w:r>
      <w:proofErr w:type="spellEnd"/>
      <w:r w:rsidRPr="001F02C2">
        <w:rPr>
          <w:color w:val="2F5496" w:themeColor="accent5" w:themeShade="BF"/>
        </w:rPr>
        <w:t xml:space="preserve">. </w:t>
      </w:r>
    </w:p>
    <w:p w14:paraId="3D7EB2A4" w14:textId="331C6DF2" w:rsidR="002D50EF" w:rsidRPr="001F02C2" w:rsidRDefault="002D50EF" w:rsidP="002D50EF">
      <w:pPr>
        <w:rPr>
          <w:color w:val="2F5496" w:themeColor="accent5" w:themeShade="BF"/>
        </w:rPr>
      </w:pPr>
      <w:r w:rsidRPr="001F02C2">
        <w:rPr>
          <w:color w:val="2F5496" w:themeColor="accent5" w:themeShade="BF"/>
        </w:rPr>
        <w:lastRenderedPageBreak/>
        <w:t>The two helium AC solenoids from the SRT-2 control system will be replaced with two Extreme-Pressure Stainless Steel Solenoid Valves (McMaster-1190N23), which operate at 24 VDC and withstand up to 3000 psi, which is safe for the in</w:t>
      </w:r>
      <w:r w:rsidR="00E7135E" w:rsidRPr="001F02C2">
        <w:rPr>
          <w:color w:val="2F5496" w:themeColor="accent5" w:themeShade="BF"/>
        </w:rPr>
        <w:t>ert helium gas at 2000-2500 psi.</w:t>
      </w:r>
      <w:r w:rsidRPr="001F02C2">
        <w:rPr>
          <w:color w:val="2F5496" w:themeColor="accent5" w:themeShade="BF"/>
        </w:rPr>
        <w:t xml:space="preserve"> Though this solution is not ideal, it is the best option because it allows everything from last year except 2 relays and 2 solenoids to be reused, including 2 car batteries. This was more economical than converting the remainder of the system to AC, and will not significantly complicate the Launch Relay System. </w:t>
      </w:r>
    </w:p>
    <w:p w14:paraId="40981552" w14:textId="07AB3B16" w:rsidR="000D24C3" w:rsidRPr="001F02C2" w:rsidRDefault="00350977" w:rsidP="002D50EF">
      <w:pPr>
        <w:rPr>
          <w:color w:val="2F5496" w:themeColor="accent5" w:themeShade="BF"/>
        </w:rPr>
      </w:pPr>
      <w:r w:rsidRPr="001F02C2">
        <w:rPr>
          <w:noProof/>
          <w:color w:val="2F5496" w:themeColor="accent5" w:themeShade="BF"/>
        </w:rPr>
        <mc:AlternateContent>
          <mc:Choice Requires="wps">
            <w:drawing>
              <wp:anchor distT="45720" distB="45720" distL="114300" distR="114300" simplePos="0" relativeHeight="251672576" behindDoc="0" locked="0" layoutInCell="1" allowOverlap="1" wp14:anchorId="6E9917B1" wp14:editId="2CC0D348">
                <wp:simplePos x="0" y="0"/>
                <wp:positionH relativeFrom="margin">
                  <wp:posOffset>-342900</wp:posOffset>
                </wp:positionH>
                <wp:positionV relativeFrom="paragraph">
                  <wp:posOffset>3832225</wp:posOffset>
                </wp:positionV>
                <wp:extent cx="6766560" cy="231457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6560" cy="2314575"/>
                        </a:xfrm>
                        <a:prstGeom prst="rect">
                          <a:avLst/>
                        </a:prstGeom>
                        <a:solidFill>
                          <a:srgbClr val="FFFFFF"/>
                        </a:solidFill>
                        <a:ln w="9525">
                          <a:noFill/>
                          <a:miter lim="800000"/>
                          <a:headEnd/>
                          <a:tailEnd/>
                        </a:ln>
                      </wps:spPr>
                      <wps:txbx>
                        <w:txbxContent>
                          <w:p w14:paraId="76B6069D" w14:textId="24212C6E" w:rsidR="00350977" w:rsidRDefault="00350977" w:rsidP="00350977">
                            <w:pPr>
                              <w:pStyle w:val="Caption"/>
                              <w:keepNext/>
                              <w:jc w:val="center"/>
                            </w:pPr>
                            <w:bookmarkStart w:id="94" w:name="_Ref433541045"/>
                            <w:r>
                              <w:t xml:space="preserve">Table </w:t>
                            </w:r>
                            <w:fldSimple w:instr=" STYLEREF 1 \s ">
                              <w:r>
                                <w:rPr>
                                  <w:noProof/>
                                </w:rPr>
                                <w:t>1</w:t>
                              </w:r>
                            </w:fldSimple>
                            <w:r>
                              <w:t>.</w:t>
                            </w:r>
                            <w:fldSimple w:instr=" SEQ Table \* ARABIC \s 1 ">
                              <w:r>
                                <w:rPr>
                                  <w:noProof/>
                                </w:rPr>
                                <w:t>2</w:t>
                              </w:r>
                            </w:fldSimple>
                            <w:bookmarkEnd w:id="94"/>
                            <w:r>
                              <w:t>. Launch Box Upgrade Cost for Control Channels</w:t>
                            </w:r>
                          </w:p>
                          <w:p w14:paraId="5C4F0A66" w14:textId="29825C3A" w:rsidR="00350977" w:rsidRDefault="007F7F21">
                            <w:r w:rsidRPr="007F7F21">
                              <w:rPr>
                                <w:noProof/>
                              </w:rPr>
                              <w:drawing>
                                <wp:inline distT="0" distB="0" distL="0" distR="0" wp14:anchorId="76C8559F" wp14:editId="19B9D958">
                                  <wp:extent cx="6574790" cy="19522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4790" cy="19522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917B1" id="_x0000_s1029" type="#_x0000_t202" style="position:absolute;left:0;text-align:left;margin-left:-27pt;margin-top:301.75pt;width:532.8pt;height:182.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" stroked="f">
                <v:textbox>
                  <w:txbxContent>
                    <w:p w14:paraId="76B6069D" w14:textId="24212C6E" w:rsidR="00350977" w:rsidRDefault="00350977" w:rsidP="00350977">
                      <w:pPr>
                        <w:pStyle w:val="Caption"/>
                        <w:keepNext/>
                        <w:jc w:val="center"/>
                      </w:pPr>
                      <w:bookmarkStart w:id="5" w:name="_Ref433541045"/>
                      <w:r>
                        <w:t xml:space="preserve">Table </w:t>
                      </w:r>
                      <w:fldSimple w:instr=" STYLEREF 1 \s ">
                        <w:r>
                          <w:rPr>
                            <w:noProof/>
                          </w:rPr>
                          <w:t>1</w:t>
                        </w:r>
                      </w:fldSimple>
                      <w:r>
                        <w:t>.</w:t>
                      </w:r>
                      <w:fldSimple w:instr=" SEQ Table \* ARABIC \s 1 ">
                        <w:r>
                          <w:rPr>
                            <w:noProof/>
                          </w:rPr>
                          <w:t>2</w:t>
                        </w:r>
                      </w:fldSimple>
                      <w:bookmarkEnd w:id="5"/>
                      <w:r>
                        <w:t>. Launch Box Upgrade Cost for Control Channels</w:t>
                      </w:r>
                    </w:p>
                    <w:p w14:paraId="5C4F0A66" w14:textId="29825C3A" w:rsidR="00350977" w:rsidRDefault="007F7F21">
                      <w:r w:rsidRPr="007F7F21">
                        <w:drawing>
                          <wp:inline distT="0" distB="0" distL="0" distR="0" wp14:anchorId="76C8559F" wp14:editId="19B9D958">
                            <wp:extent cx="6574790" cy="19522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4790" cy="1952241"/>
                                    </a:xfrm>
                                    <a:prstGeom prst="rect">
                                      <a:avLst/>
                                    </a:prstGeom>
                                    <a:noFill/>
                                    <a:ln>
                                      <a:noFill/>
                                    </a:ln>
                                  </pic:spPr>
                                </pic:pic>
                              </a:graphicData>
                            </a:graphic>
                          </wp:inline>
                        </w:drawing>
                      </w:r>
                    </w:p>
                  </w:txbxContent>
                </v:textbox>
                <w10:wrap type="square" anchorx="margin"/>
              </v:shape>
            </w:pict>
          </mc:Fallback>
        </mc:AlternateContent>
      </w:r>
      <w:r w:rsidR="003A1D55" w:rsidRPr="001F02C2">
        <w:rPr>
          <w:noProof/>
          <w:color w:val="2F5496" w:themeColor="accent5" w:themeShade="BF"/>
        </w:rPr>
        <mc:AlternateContent>
          <mc:Choice Requires="wps">
            <w:drawing>
              <wp:anchor distT="45720" distB="45720" distL="114300" distR="114300" simplePos="0" relativeHeight="251670528" behindDoc="0" locked="0" layoutInCell="1" allowOverlap="1" wp14:anchorId="14D871D0" wp14:editId="66ABF8A2">
                <wp:simplePos x="0" y="0"/>
                <wp:positionH relativeFrom="margin">
                  <wp:align>right</wp:align>
                </wp:positionH>
                <wp:positionV relativeFrom="paragraph">
                  <wp:posOffset>10613</wp:posOffset>
                </wp:positionV>
                <wp:extent cx="2629535" cy="214185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9535" cy="2142309"/>
                        </a:xfrm>
                        <a:prstGeom prst="rect">
                          <a:avLst/>
                        </a:prstGeom>
                        <a:solidFill>
                          <a:srgbClr val="FFFFFF"/>
                        </a:solidFill>
                        <a:ln w="9525">
                          <a:noFill/>
                          <a:miter lim="800000"/>
                          <a:headEnd/>
                          <a:tailEnd/>
                        </a:ln>
                      </wps:spPr>
                      <wps:txbx>
                        <w:txbxContent>
                          <w:p w14:paraId="3DA20706" w14:textId="77777777" w:rsidR="003A1D55" w:rsidRDefault="003A1D55" w:rsidP="003A1D55">
                            <w:pPr>
                              <w:keepNext/>
                            </w:pPr>
                            <w:r>
                              <w:rPr>
                                <w:noProof/>
                              </w:rPr>
                              <w:drawing>
                                <wp:inline distT="0" distB="0" distL="0" distR="0" wp14:anchorId="1346FA15" wp14:editId="24F4B48C">
                                  <wp:extent cx="2059305" cy="1600200"/>
                                  <wp:effectExtent l="0" t="0" r="0" b="0"/>
                                  <wp:docPr id="16"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059305" cy="1600200"/>
                                          </a:xfrm>
                                          <a:prstGeom prst="rect">
                                            <a:avLst/>
                                          </a:prstGeom>
                                        </pic:spPr>
                                      </pic:pic>
                                    </a:graphicData>
                                  </a:graphic>
                                </wp:inline>
                              </w:drawing>
                            </w:r>
                          </w:p>
                          <w:p w14:paraId="0BF4585C" w14:textId="2D148C3E" w:rsidR="003A1D55" w:rsidRDefault="003A1D55" w:rsidP="003A1D55">
                            <w:pPr>
                              <w:pStyle w:val="Caption"/>
                            </w:pPr>
                            <w:bookmarkStart w:id="95" w:name="_Ref433539883"/>
                            <w:r>
                              <w:t xml:space="preserve">Figure </w:t>
                            </w:r>
                            <w:fldSimple w:instr=" STYLEREF 1 \s ">
                              <w:r w:rsidR="00FB7443">
                                <w:rPr>
                                  <w:noProof/>
                                </w:rPr>
                                <w:t>1</w:t>
                              </w:r>
                            </w:fldSimple>
                            <w:r w:rsidR="007B236B">
                              <w:t>.</w:t>
                            </w:r>
                            <w:fldSimple w:instr=" SEQ Figure \* ARABIC \s 1 ">
                              <w:r w:rsidR="00FB7443">
                                <w:rPr>
                                  <w:noProof/>
                                </w:rPr>
                                <w:t>4</w:t>
                              </w:r>
                            </w:fldSimple>
                            <w:bookmarkEnd w:id="95"/>
                            <w:r>
                              <w:t>. Dual N-Ch. MOSFET FQP30N06</w:t>
                            </w:r>
                          </w:p>
                          <w:p w14:paraId="482832CD" w14:textId="4019ECE6" w:rsidR="003A1D55" w:rsidRDefault="003A1D55" w:rsidP="003A1D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871D0" id="_x0000_s1030" type="#_x0000_t202" style="position:absolute;left:0;text-align:left;margin-left:155.85pt;margin-top:.85pt;width:207.05pt;height:168.6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" stroked="f">
                <v:textbox>
                  <w:txbxContent>
                    <w:p w14:paraId="3DA20706" w14:textId="77777777" w:rsidR="003A1D55" w:rsidRDefault="003A1D55" w:rsidP="003A1D55">
                      <w:pPr>
                        <w:keepNext/>
                      </w:pPr>
                      <w:r>
                        <w:rPr>
                          <w:noProof/>
                        </w:rPr>
                        <w:drawing>
                          <wp:inline distT="0" distB="0" distL="0" distR="0" wp14:anchorId="1346FA15" wp14:editId="24F4B48C">
                            <wp:extent cx="2059305" cy="1600200"/>
                            <wp:effectExtent l="0" t="0" r="0" b="0"/>
                            <wp:docPr id="16"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059305" cy="1600200"/>
                                    </a:xfrm>
                                    <a:prstGeom prst="rect">
                                      <a:avLst/>
                                    </a:prstGeom>
                                  </pic:spPr>
                                </pic:pic>
                              </a:graphicData>
                            </a:graphic>
                          </wp:inline>
                        </w:drawing>
                      </w:r>
                    </w:p>
                    <w:p w14:paraId="0BF4585C" w14:textId="2D148C3E" w:rsidR="003A1D55" w:rsidRDefault="003A1D55" w:rsidP="003A1D55">
                      <w:pPr>
                        <w:pStyle w:val="Caption"/>
                      </w:pPr>
                      <w:bookmarkStart w:id="9" w:name="_Ref433539883"/>
                      <w:r>
                        <w:t xml:space="preserve">Figure </w:t>
                      </w:r>
                      <w:fldSimple w:instr=" STYLEREF 1 \s ">
                        <w:r w:rsidR="00FB7443">
                          <w:rPr>
                            <w:noProof/>
                          </w:rPr>
                          <w:t>1</w:t>
                        </w:r>
                      </w:fldSimple>
                      <w:r w:rsidR="007B236B">
                        <w:t>.</w:t>
                      </w:r>
                      <w:fldSimple w:instr=" SEQ Figure \* ARABIC \s 1 ">
                        <w:r w:rsidR="00FB7443">
                          <w:rPr>
                            <w:noProof/>
                          </w:rPr>
                          <w:t>4</w:t>
                        </w:r>
                      </w:fldSimple>
                      <w:bookmarkEnd w:id="9"/>
                      <w:r>
                        <w:t>. Dual N-Ch. MOSFET FQP30N06</w:t>
                      </w:r>
                    </w:p>
                    <w:p w14:paraId="482832CD" w14:textId="4019ECE6" w:rsidR="003A1D55" w:rsidRDefault="003A1D55" w:rsidP="003A1D55"/>
                  </w:txbxContent>
                </v:textbox>
                <w10:wrap type="square" anchorx="margin"/>
              </v:shape>
            </w:pict>
          </mc:Fallback>
        </mc:AlternateContent>
      </w:r>
      <w:r w:rsidR="002D50EF" w:rsidRPr="001F02C2">
        <w:rPr>
          <w:color w:val="2F5496" w:themeColor="accent5" w:themeShade="BF"/>
        </w:rPr>
        <w:t>The relay control circuit diagram in the Launch Relay System is shown in</w:t>
      </w:r>
      <w:r w:rsidR="007B236B" w:rsidRPr="001F02C2">
        <w:rPr>
          <w:color w:val="2F5496" w:themeColor="accent5" w:themeShade="BF"/>
        </w:rPr>
        <w:t xml:space="preserve"> </w:t>
      </w:r>
      <w:r w:rsidR="007B236B" w:rsidRPr="001F02C2">
        <w:rPr>
          <w:color w:val="2F5496" w:themeColor="accent5" w:themeShade="BF"/>
        </w:rPr>
        <w:fldChar w:fldCharType="begin"/>
      </w:r>
      <w:r w:rsidR="007B236B" w:rsidRPr="001F02C2">
        <w:rPr>
          <w:color w:val="2F5496" w:themeColor="accent5" w:themeShade="BF"/>
        </w:rPr>
        <w:instrText xml:space="preserve"> REF _Ref433541625 \h </w:instrText>
      </w:r>
      <w:r w:rsidR="007B236B" w:rsidRPr="001F02C2">
        <w:rPr>
          <w:color w:val="2F5496" w:themeColor="accent5" w:themeShade="BF"/>
        </w:rPr>
      </w:r>
      <w:r w:rsidR="007B236B" w:rsidRPr="001F02C2">
        <w:rPr>
          <w:color w:val="2F5496" w:themeColor="accent5" w:themeShade="BF"/>
        </w:rPr>
        <w:fldChar w:fldCharType="separate"/>
      </w:r>
      <w:r w:rsidR="00DF72AE" w:rsidRPr="001F02C2">
        <w:rPr>
          <w:color w:val="2F5496" w:themeColor="accent5" w:themeShade="BF"/>
        </w:rPr>
        <w:t xml:space="preserve">Figure </w:t>
      </w:r>
      <w:r w:rsidR="00DF72AE" w:rsidRPr="001F02C2">
        <w:rPr>
          <w:noProof/>
          <w:color w:val="2F5496" w:themeColor="accent5" w:themeShade="BF"/>
        </w:rPr>
        <w:t>1</w:t>
      </w:r>
      <w:r w:rsidR="00DF72AE" w:rsidRPr="001F02C2">
        <w:rPr>
          <w:color w:val="2F5496" w:themeColor="accent5" w:themeShade="BF"/>
        </w:rPr>
        <w:t>.</w:t>
      </w:r>
      <w:r w:rsidR="00DF72AE" w:rsidRPr="001F02C2">
        <w:rPr>
          <w:noProof/>
          <w:color w:val="2F5496" w:themeColor="accent5" w:themeShade="BF"/>
        </w:rPr>
        <w:t>4</w:t>
      </w:r>
      <w:r w:rsidR="007B236B" w:rsidRPr="001F02C2">
        <w:rPr>
          <w:color w:val="2F5496" w:themeColor="accent5" w:themeShade="BF"/>
        </w:rPr>
        <w:fldChar w:fldCharType="end"/>
      </w:r>
      <w:r w:rsidR="002D50EF" w:rsidRPr="001F02C2">
        <w:rPr>
          <w:color w:val="2F5496" w:themeColor="accent5" w:themeShade="BF"/>
        </w:rPr>
        <w:t xml:space="preserve">. The </w:t>
      </w:r>
      <w:proofErr w:type="spellStart"/>
      <w:r w:rsidR="002D50EF" w:rsidRPr="001F02C2">
        <w:rPr>
          <w:color w:val="2F5496" w:themeColor="accent5" w:themeShade="BF"/>
        </w:rPr>
        <w:t>Ximico</w:t>
      </w:r>
      <w:proofErr w:type="spellEnd"/>
      <w:r w:rsidR="002D50EF" w:rsidRPr="001F02C2">
        <w:rPr>
          <w:color w:val="2F5496" w:themeColor="accent5" w:themeShade="BF"/>
        </w:rPr>
        <w:t xml:space="preserve"> controller is powered by a separate 9V battery, so that failure of either car battery will not disable the controller. Dual N-Channel FQP30N06 MOSFETs rated at 60 V, 20 A </w:t>
      </w:r>
      <w:r w:rsidR="003A1D55" w:rsidRPr="001F02C2">
        <w:rPr>
          <w:color w:val="2F5496" w:themeColor="accent5" w:themeShade="BF"/>
        </w:rPr>
        <w:t>(</w:t>
      </w:r>
      <w:r w:rsidR="003A1D55" w:rsidRPr="001F02C2">
        <w:rPr>
          <w:color w:val="2F5496" w:themeColor="accent5" w:themeShade="BF"/>
        </w:rPr>
        <w:fldChar w:fldCharType="begin"/>
      </w:r>
      <w:r w:rsidR="003A1D55" w:rsidRPr="001F02C2">
        <w:rPr>
          <w:color w:val="2F5496" w:themeColor="accent5" w:themeShade="BF"/>
        </w:rPr>
        <w:instrText xml:space="preserve"> REF _Ref433539883 \h </w:instrText>
      </w:r>
      <w:r w:rsidR="003A1D55" w:rsidRPr="001F02C2">
        <w:rPr>
          <w:color w:val="2F5496" w:themeColor="accent5" w:themeShade="BF"/>
        </w:rPr>
      </w:r>
      <w:r w:rsidR="003A1D55" w:rsidRPr="001F02C2">
        <w:rPr>
          <w:color w:val="2F5496" w:themeColor="accent5" w:themeShade="BF"/>
        </w:rPr>
        <w:fldChar w:fldCharType="separate"/>
      </w:r>
      <w:r w:rsidR="00DF72AE" w:rsidRPr="001F02C2">
        <w:rPr>
          <w:color w:val="2F5496" w:themeColor="accent5" w:themeShade="BF"/>
        </w:rPr>
        <w:t xml:space="preserve">Figure </w:t>
      </w:r>
      <w:r w:rsidR="00DF72AE" w:rsidRPr="001F02C2">
        <w:rPr>
          <w:noProof/>
          <w:color w:val="2F5496" w:themeColor="accent5" w:themeShade="BF"/>
        </w:rPr>
        <w:t>1</w:t>
      </w:r>
      <w:r w:rsidR="00DF72AE" w:rsidRPr="001F02C2">
        <w:rPr>
          <w:color w:val="2F5496" w:themeColor="accent5" w:themeShade="BF"/>
        </w:rPr>
        <w:t>.</w:t>
      </w:r>
      <w:r w:rsidR="00DF72AE" w:rsidRPr="001F02C2">
        <w:rPr>
          <w:noProof/>
          <w:color w:val="2F5496" w:themeColor="accent5" w:themeShade="BF"/>
        </w:rPr>
        <w:t>3</w:t>
      </w:r>
      <w:r w:rsidR="003A1D55" w:rsidRPr="001F02C2">
        <w:rPr>
          <w:color w:val="2F5496" w:themeColor="accent5" w:themeShade="BF"/>
        </w:rPr>
        <w:fldChar w:fldCharType="end"/>
      </w:r>
      <w:r w:rsidR="002D50EF" w:rsidRPr="001F02C2">
        <w:rPr>
          <w:color w:val="2F5496" w:themeColor="accent5" w:themeShade="BF"/>
        </w:rPr>
        <w:t xml:space="preserve">) switch the ground of the relays to activate individual channels, and incorporate standard 10K Ω pull-down and 100 Ω safety resistors to protect the controller and transistor.  System arming is achieved by a separately controlled relay that switches the (+) side of every other relay to either +12V (armed), or ground (disarmed). Two 28VDC relays with 12 volt coils provide the higher switching ability for the new helium solenoids. Only 5 of the 9 12V auto relays must be purchased because they are the legacy SRT-2 model, and all relays feature a 1000V </w:t>
      </w:r>
      <w:proofErr w:type="spellStart"/>
      <w:r w:rsidR="002D50EF" w:rsidRPr="001F02C2">
        <w:rPr>
          <w:color w:val="2F5496" w:themeColor="accent5" w:themeShade="BF"/>
        </w:rPr>
        <w:t>flyback</w:t>
      </w:r>
      <w:proofErr w:type="spellEnd"/>
      <w:r w:rsidR="002D50EF" w:rsidRPr="001F02C2">
        <w:rPr>
          <w:color w:val="2F5496" w:themeColor="accent5" w:themeShade="BF"/>
        </w:rPr>
        <w:t xml:space="preserve"> diode to prevent damage to themselve</w:t>
      </w:r>
      <w:r w:rsidR="00E7135E" w:rsidRPr="001F02C2">
        <w:rPr>
          <w:color w:val="2F5496" w:themeColor="accent5" w:themeShade="BF"/>
        </w:rPr>
        <w:t xml:space="preserve">s and the switching transistors. </w:t>
      </w:r>
      <w:r w:rsidR="002D50EF" w:rsidRPr="001F02C2">
        <w:rPr>
          <w:color w:val="2F5496" w:themeColor="accent5" w:themeShade="BF"/>
        </w:rPr>
        <w:t xml:space="preserve">To provide 24V for the two helium relays, a second car battery is connected in series, and this system could easily power more 24V devices, if needed. A </w:t>
      </w:r>
      <w:proofErr w:type="spellStart"/>
      <w:r w:rsidR="002D50EF" w:rsidRPr="001F02C2">
        <w:rPr>
          <w:color w:val="2F5496" w:themeColor="accent5" w:themeShade="BF"/>
        </w:rPr>
        <w:t>Duralast</w:t>
      </w:r>
      <w:proofErr w:type="spellEnd"/>
      <w:r w:rsidR="002D50EF" w:rsidRPr="001F02C2">
        <w:rPr>
          <w:color w:val="2F5496" w:themeColor="accent5" w:themeShade="BF"/>
        </w:rPr>
        <w:t xml:space="preserve"> Ignition Coil will be used to control the planned spark ignition system, which operates at 12V and discharges ~50,000V when it’s transistor switches on for a few milliseconds and then switches off.</w:t>
      </w:r>
    </w:p>
    <w:p w14:paraId="7367B773" w14:textId="7A39AB9E" w:rsidR="00350977" w:rsidRPr="001F02C2" w:rsidRDefault="00350977" w:rsidP="002D50EF">
      <w:pPr>
        <w:rPr>
          <w:color w:val="2F5496" w:themeColor="accent5" w:themeShade="BF"/>
        </w:rPr>
      </w:pPr>
    </w:p>
    <w:p w14:paraId="7130E18E" w14:textId="565F9016" w:rsidR="00350977" w:rsidRPr="001F02C2" w:rsidRDefault="00350977" w:rsidP="007B236B">
      <w:pPr>
        <w:rPr>
          <w:color w:val="2F5496" w:themeColor="accent5" w:themeShade="BF"/>
        </w:rPr>
      </w:pPr>
      <w:r w:rsidRPr="001F02C2">
        <w:rPr>
          <w:color w:val="2F5496" w:themeColor="accent5" w:themeShade="BF"/>
        </w:rPr>
        <w:lastRenderedPageBreak/>
        <w:fldChar w:fldCharType="begin"/>
      </w:r>
      <w:r w:rsidRPr="001F02C2">
        <w:rPr>
          <w:color w:val="2F5496" w:themeColor="accent5" w:themeShade="BF"/>
        </w:rPr>
        <w:instrText xml:space="preserve"> REF _Ref433541045 \h </w:instrText>
      </w:r>
      <w:r w:rsidRPr="001F02C2">
        <w:rPr>
          <w:color w:val="2F5496" w:themeColor="accent5" w:themeShade="BF"/>
        </w:rPr>
      </w:r>
      <w:r w:rsidRPr="001F02C2">
        <w:rPr>
          <w:color w:val="2F5496" w:themeColor="accent5" w:themeShade="BF"/>
        </w:rPr>
        <w:fldChar w:fldCharType="separate"/>
      </w:r>
      <w:r w:rsidR="00DF72AE" w:rsidRPr="001F02C2">
        <w:rPr>
          <w:color w:val="2F5496" w:themeColor="accent5" w:themeShade="BF"/>
        </w:rPr>
        <w:t xml:space="preserve">Table </w:t>
      </w:r>
      <w:r w:rsidR="00DF72AE" w:rsidRPr="001F02C2">
        <w:rPr>
          <w:noProof/>
          <w:color w:val="2F5496" w:themeColor="accent5" w:themeShade="BF"/>
        </w:rPr>
        <w:t>1</w:t>
      </w:r>
      <w:r w:rsidR="00DF72AE" w:rsidRPr="001F02C2">
        <w:rPr>
          <w:color w:val="2F5496" w:themeColor="accent5" w:themeShade="BF"/>
        </w:rPr>
        <w:t>.</w:t>
      </w:r>
      <w:r w:rsidR="00DF72AE" w:rsidRPr="001F02C2">
        <w:rPr>
          <w:noProof/>
          <w:color w:val="2F5496" w:themeColor="accent5" w:themeShade="BF"/>
        </w:rPr>
        <w:t>2</w:t>
      </w:r>
      <w:r w:rsidRPr="001F02C2">
        <w:rPr>
          <w:color w:val="2F5496" w:themeColor="accent5" w:themeShade="BF"/>
        </w:rPr>
        <w:fldChar w:fldCharType="end"/>
      </w:r>
      <w:r w:rsidRPr="001F02C2">
        <w:rPr>
          <w:color w:val="2F5496" w:themeColor="accent5" w:themeShade="BF"/>
        </w:rPr>
        <w:t xml:space="preserve"> shows an itemized breakdown of the components needed to upgrade the control channels on the Launch Relay System. Pressure transducers, thermocouples, and an </w:t>
      </w:r>
      <w:proofErr w:type="spellStart"/>
      <w:r w:rsidRPr="001F02C2">
        <w:rPr>
          <w:color w:val="2F5496" w:themeColor="accent5" w:themeShade="BF"/>
        </w:rPr>
        <w:t>ArduCam</w:t>
      </w:r>
      <w:proofErr w:type="spellEnd"/>
      <w:r w:rsidRPr="001F02C2">
        <w:rPr>
          <w:color w:val="2F5496" w:themeColor="accent5" w:themeShade="BF"/>
        </w:rPr>
        <w:t xml:space="preserve"> OV2640 unit must also connect to the sensor inputs on the </w:t>
      </w:r>
      <w:proofErr w:type="spellStart"/>
      <w:r w:rsidRPr="001F02C2">
        <w:rPr>
          <w:color w:val="2F5496" w:themeColor="accent5" w:themeShade="BF"/>
        </w:rPr>
        <w:t>Ximico</w:t>
      </w:r>
      <w:proofErr w:type="spellEnd"/>
      <w:r w:rsidRPr="001F02C2">
        <w:rPr>
          <w:color w:val="2F5496" w:themeColor="accent5" w:themeShade="BF"/>
        </w:rPr>
        <w:t xml:space="preserve"> to provide an accurate mass measurement during filling and confirm that the rocket is ready for launch. These systems will require knowing propulsions exact monitoring needs, so they will continue to be refined throughout the year. A proof of concept to test the ability of a 5V Arduino UNO channel to switch a 12V auto relay through a MOSFET was developed and tested successfully. The relay clicked back and forth for several seconds and gave audible confirmation that the circuit worked.</w:t>
      </w:r>
    </w:p>
    <w:p w14:paraId="760C9F4F" w14:textId="581126BA" w:rsidR="002D50EF" w:rsidRPr="001F02C2" w:rsidRDefault="007B236B" w:rsidP="00037D80">
      <w:pPr>
        <w:rPr>
          <w:color w:val="2F5496" w:themeColor="accent5" w:themeShade="BF"/>
        </w:rPr>
      </w:pPr>
      <w:r w:rsidRPr="001F02C2">
        <w:rPr>
          <w:noProof/>
          <w:color w:val="2F5496" w:themeColor="accent5" w:themeShade="BF"/>
        </w:rPr>
        <w:lastRenderedPageBreak/>
        <w:drawing>
          <wp:anchor distT="0" distB="0" distL="114300" distR="114300" simplePos="0" relativeHeight="251673600" behindDoc="1" locked="0" layoutInCell="1" allowOverlap="1" wp14:anchorId="2556AD7D" wp14:editId="2DBDBE42">
            <wp:simplePos x="0" y="0"/>
            <wp:positionH relativeFrom="margin">
              <wp:align>right</wp:align>
            </wp:positionH>
            <wp:positionV relativeFrom="paragraph">
              <wp:posOffset>1056005</wp:posOffset>
            </wp:positionV>
            <wp:extent cx="8067040" cy="5955030"/>
            <wp:effectExtent l="8255" t="0" r="0" b="0"/>
            <wp:wrapTight wrapText="bothSides">
              <wp:wrapPolygon edited="0">
                <wp:start x="21578" y="-30"/>
                <wp:lineTo x="53" y="-30"/>
                <wp:lineTo x="53" y="21529"/>
                <wp:lineTo x="21578" y="21529"/>
                <wp:lineTo x="21578" y="-3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rotWithShape="1">
                    <a:blip r:embed="rId18">
                      <a:extLst>
                        <a:ext uri="{28A0092B-C50C-407E-A947-70E740481C1C}">
                          <a14:useLocalDpi xmlns:a14="http://schemas.microsoft.com/office/drawing/2010/main" val="0"/>
                        </a:ext>
                      </a:extLst>
                    </a:blip>
                    <a:srcRect r="974" b="427"/>
                    <a:stretch/>
                  </pic:blipFill>
                  <pic:spPr bwMode="auto">
                    <a:xfrm rot="16200000">
                      <a:off x="0" y="0"/>
                      <a:ext cx="8067040" cy="5955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2C2">
        <w:rPr>
          <w:noProof/>
          <w:color w:val="2F5496" w:themeColor="accent5" w:themeShade="BF"/>
        </w:rPr>
        <mc:AlternateContent>
          <mc:Choice Requires="wps">
            <w:drawing>
              <wp:anchor distT="0" distB="0" distL="114300" distR="114300" simplePos="0" relativeHeight="251675648" behindDoc="0" locked="0" layoutInCell="1" allowOverlap="1" wp14:anchorId="659C1861" wp14:editId="3EECE6C5">
                <wp:simplePos x="0" y="0"/>
                <wp:positionH relativeFrom="margin">
                  <wp:align>right</wp:align>
                </wp:positionH>
                <wp:positionV relativeFrom="paragraph">
                  <wp:posOffset>8067899</wp:posOffset>
                </wp:positionV>
                <wp:extent cx="5955030" cy="150495"/>
                <wp:effectExtent l="0" t="0" r="7620" b="1905"/>
                <wp:wrapTopAndBottom/>
                <wp:docPr id="14" name="Text Box 14"/>
                <wp:cNvGraphicFramePr/>
                <a:graphic xmlns:a="http://schemas.openxmlformats.org/drawingml/2006/main">
                  <a:graphicData uri="http://schemas.microsoft.com/office/word/2010/wordprocessingShape">
                    <wps:wsp>
                      <wps:cNvSpPr txBox="1"/>
                      <wps:spPr>
                        <a:xfrm>
                          <a:off x="0" y="0"/>
                          <a:ext cx="5955030" cy="150495"/>
                        </a:xfrm>
                        <a:prstGeom prst="rect">
                          <a:avLst/>
                        </a:prstGeom>
                        <a:solidFill>
                          <a:prstClr val="white"/>
                        </a:solidFill>
                        <a:ln>
                          <a:noFill/>
                        </a:ln>
                        <a:effectLst/>
                      </wps:spPr>
                      <wps:txbx>
                        <w:txbxContent>
                          <w:p w14:paraId="39DA4AEB" w14:textId="40642C99" w:rsidR="007B236B" w:rsidRPr="00302D78" w:rsidRDefault="007B236B" w:rsidP="007B236B">
                            <w:pPr>
                              <w:pStyle w:val="Caption"/>
                              <w:jc w:val="center"/>
                              <w:rPr>
                                <w:rFonts w:cs="Times New Roman"/>
                                <w:noProof/>
                                <w:szCs w:val="24"/>
                              </w:rPr>
                            </w:pPr>
                            <w:bookmarkStart w:id="96" w:name="_Ref433541625"/>
                            <w:r>
                              <w:t xml:space="preserve">Figure </w:t>
                            </w:r>
                            <w:fldSimple w:instr=" STYLEREF 1 \s ">
                              <w:r w:rsidR="00FB7443">
                                <w:rPr>
                                  <w:noProof/>
                                </w:rPr>
                                <w:t>1</w:t>
                              </w:r>
                            </w:fldSimple>
                            <w:r>
                              <w:t>.</w:t>
                            </w:r>
                            <w:fldSimple w:instr=" SEQ Figure \* ARABIC \s 1 ">
                              <w:r w:rsidR="00FB7443">
                                <w:rPr>
                                  <w:noProof/>
                                </w:rPr>
                                <w:t>5</w:t>
                              </w:r>
                            </w:fldSimple>
                            <w:bookmarkEnd w:id="96"/>
                            <w:r>
                              <w:t>. Launch Relay System Circuit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C1861" id="Text Box 14" o:spid="_x0000_s1031" type="#_x0000_t202" style="position:absolute;left:0;text-align:left;margin-left:417.7pt;margin-top:635.25pt;width:468.9pt;height:11.8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" stroked="f">
                <v:textbox inset="0,0,0,0">
                  <w:txbxContent>
                    <w:p w14:paraId="39DA4AEB" w14:textId="40642C99" w:rsidR="007B236B" w:rsidRPr="00302D78" w:rsidRDefault="007B236B" w:rsidP="007B236B">
                      <w:pPr>
                        <w:pStyle w:val="Caption"/>
                        <w:jc w:val="center"/>
                        <w:rPr>
                          <w:rFonts w:cs="Times New Roman"/>
                          <w:noProof/>
                          <w:szCs w:val="24"/>
                        </w:rPr>
                      </w:pPr>
                      <w:bookmarkStart w:id="11" w:name="_Ref433541625"/>
                      <w:r>
                        <w:t xml:space="preserve">Figure </w:t>
                      </w:r>
                      <w:fldSimple w:instr=" STYLEREF 1 \s ">
                        <w:r w:rsidR="00FB7443">
                          <w:rPr>
                            <w:noProof/>
                          </w:rPr>
                          <w:t>1</w:t>
                        </w:r>
                      </w:fldSimple>
                      <w:r>
                        <w:t>.</w:t>
                      </w:r>
                      <w:fldSimple w:instr=" SEQ Figure \* ARABIC \s 1 ">
                        <w:r w:rsidR="00FB7443">
                          <w:rPr>
                            <w:noProof/>
                          </w:rPr>
                          <w:t>5</w:t>
                        </w:r>
                      </w:fldSimple>
                      <w:bookmarkEnd w:id="11"/>
                      <w:r>
                        <w:t>. Launch Relay System Circuit Diagram</w:t>
                      </w:r>
                    </w:p>
                  </w:txbxContent>
                </v:textbox>
                <w10:wrap type="topAndBottom" anchorx="margin"/>
              </v:shape>
            </w:pict>
          </mc:Fallback>
        </mc:AlternateContent>
      </w:r>
    </w:p>
    <w:p w14:paraId="1C1AEAA9" w14:textId="413B5FBC" w:rsidR="00BD0872" w:rsidRPr="001F02C2" w:rsidRDefault="00BD0872" w:rsidP="00BD0872">
      <w:pPr>
        <w:pStyle w:val="Heading3"/>
        <w:rPr>
          <w:color w:val="2F5496" w:themeColor="accent5" w:themeShade="BF"/>
        </w:rPr>
      </w:pPr>
      <w:r w:rsidRPr="001F02C2">
        <w:rPr>
          <w:color w:val="2F5496" w:themeColor="accent5" w:themeShade="BF"/>
        </w:rPr>
        <w:lastRenderedPageBreak/>
        <w:t>Ignition Control</w:t>
      </w:r>
    </w:p>
    <w:p w14:paraId="6EF98E8F" w14:textId="77777777" w:rsidR="007B236B" w:rsidRPr="001F02C2" w:rsidRDefault="007B236B" w:rsidP="007B236B">
      <w:pPr>
        <w:rPr>
          <w:color w:val="2F5496" w:themeColor="accent5" w:themeShade="BF"/>
        </w:rPr>
      </w:pPr>
      <w:r w:rsidRPr="001F02C2">
        <w:rPr>
          <w:color w:val="2F5496" w:themeColor="accent5" w:themeShade="BF"/>
        </w:rPr>
        <w:t xml:space="preserve">New propulsion requirements dictated a need for a new electric starting system. Two options are currently being developed: ignition system control from the Launch Relay System, and ignition system control through an onboard flight computer. Providing ignition control from the Launch Relay System would require a 5V signal wire (and a ground) from the </w:t>
      </w:r>
      <w:proofErr w:type="spellStart"/>
      <w:r w:rsidRPr="001F02C2">
        <w:rPr>
          <w:color w:val="2F5496" w:themeColor="accent5" w:themeShade="BF"/>
        </w:rPr>
        <w:t>Ximico</w:t>
      </w:r>
      <w:proofErr w:type="spellEnd"/>
      <w:r w:rsidRPr="001F02C2">
        <w:rPr>
          <w:color w:val="2F5496" w:themeColor="accent5" w:themeShade="BF"/>
        </w:rPr>
        <w:t xml:space="preserve"> to directly signal the onboard nitrous valve to open, and then fall off as the rocket launches. The 50,000 V igniter pulse must also be connected to the rocket and fall away, but the distance between metallic paths in the rocket may simplify the connection by relying on the resistance of the air. The second ignition option would give the benefit of facilitating a future </w:t>
      </w:r>
      <w:proofErr w:type="spellStart"/>
      <w:r w:rsidRPr="001F02C2">
        <w:rPr>
          <w:color w:val="2F5496" w:themeColor="accent5" w:themeShade="BF"/>
        </w:rPr>
        <w:t>restartable</w:t>
      </w:r>
      <w:proofErr w:type="spellEnd"/>
      <w:r w:rsidRPr="001F02C2">
        <w:rPr>
          <w:color w:val="2F5496" w:themeColor="accent5" w:themeShade="BF"/>
        </w:rPr>
        <w:t xml:space="preserve"> engine and eliminate the need for external break away wires, but would require careful research to make sure ITAR regulations are not violated. Two other design challenges are fitting the relatively heavy ignition coil (1.6 lbs.) onboard, and electrically isolating the radio distortion produced by the sparking process from the sensitive flight electronics. The integration of an electrical ignition system will be continually evaluated with the Propulsion Team over the next few months. </w:t>
      </w:r>
    </w:p>
    <w:p w14:paraId="659387FC" w14:textId="72479219" w:rsidR="00BD0872" w:rsidRPr="001F02C2" w:rsidRDefault="00E7135E" w:rsidP="00BD0872">
      <w:pPr>
        <w:pStyle w:val="Heading2"/>
        <w:rPr>
          <w:color w:val="2F5496" w:themeColor="accent5" w:themeShade="BF"/>
        </w:rPr>
      </w:pPr>
      <w:r w:rsidRPr="001F02C2">
        <w:rPr>
          <w:color w:val="2F5496" w:themeColor="accent5" w:themeShade="BF"/>
        </w:rPr>
        <w:t>Wiring</w:t>
      </w:r>
    </w:p>
    <w:p w14:paraId="69D95A68" w14:textId="1FC15C92" w:rsidR="00E7135E" w:rsidRPr="001F02C2" w:rsidRDefault="00E7135E" w:rsidP="002A7E29">
      <w:pPr>
        <w:ind w:firstLine="450"/>
        <w:rPr>
          <w:rFonts w:eastAsia="Times New Roman"/>
          <w:color w:val="2F5496" w:themeColor="accent5" w:themeShade="BF"/>
        </w:rPr>
      </w:pPr>
      <w:r w:rsidRPr="001F02C2">
        <w:rPr>
          <w:rStyle w:val="CharAttribute2"/>
          <w:rFonts w:ascii="Times New Roman," w:eastAsia="Times New Roman," w:hAnsi="Times New Roman," w:cs="Times New Roman,"/>
          <w:color w:val="2F5496" w:themeColor="accent5" w:themeShade="BF"/>
        </w:rPr>
        <w:t xml:space="preserve">All wiring and connections of electronics, with an emphasis on those which are critical to flight function, will adhere to all rules outlined by ESRA. All wire will be copper stranded, insulated and a minimum of 22 AWG, unless a component requires the use of a smaller size wire. All wire connections will be terminated in a screw-type or crimp-type terminal block, or soldered to components which have built-in solder terminals. All individual wires will be fastened together, through the use of zip-ties, to make a wiring harness. </w:t>
      </w:r>
      <w:r w:rsidR="00AA10AA" w:rsidRPr="001F02C2">
        <w:rPr>
          <w:rStyle w:val="CharAttribute2"/>
          <w:rFonts w:ascii="Times New Roman," w:eastAsia="Times New Roman," w:hAnsi="Times New Roman," w:cs="Times New Roman,"/>
          <w:color w:val="2F5496" w:themeColor="accent5" w:themeShade="BF"/>
        </w:rPr>
        <w:t>The harness will be secured to the electronics mounting bay. Any splices, joints or exposed wires will be insulated with clear heat shrink tubing.</w:t>
      </w:r>
      <w:r w:rsidR="008F008A" w:rsidRPr="001F02C2">
        <w:rPr>
          <w:rStyle w:val="CharAttribute2"/>
          <w:rFonts w:ascii="Times New Roman," w:eastAsia="Times New Roman," w:hAnsi="Times New Roman," w:cs="Times New Roman,"/>
          <w:color w:val="2F5496" w:themeColor="accent5" w:themeShade="BF"/>
        </w:rPr>
        <w:t xml:space="preserve"> All dry cell batteries shall be secured to the avionics structure using approved battery holders, all gel cell batteries will be clamped to the structure connected with the use of JST or “Quick-Disconnect” terminal connectors.</w:t>
      </w:r>
    </w:p>
    <w:p w14:paraId="6FC7B019" w14:textId="3B079A5B" w:rsidR="00BD0872" w:rsidRPr="001F02C2" w:rsidRDefault="00E7135E" w:rsidP="00BD0872">
      <w:pPr>
        <w:pStyle w:val="Heading1"/>
        <w:rPr>
          <w:color w:val="2F5496" w:themeColor="accent5" w:themeShade="BF"/>
        </w:rPr>
      </w:pPr>
      <w:r w:rsidRPr="001F02C2">
        <w:rPr>
          <w:color w:val="2F5496" w:themeColor="accent5" w:themeShade="BF"/>
        </w:rPr>
        <w:t>Payload</w:t>
      </w:r>
    </w:p>
    <w:p w14:paraId="4780CC23" w14:textId="0EECDE2B" w:rsidR="00BD0872" w:rsidRPr="001F02C2" w:rsidRDefault="00BD0872" w:rsidP="00BD0872">
      <w:pPr>
        <w:pStyle w:val="Heading2"/>
        <w:rPr>
          <w:color w:val="2F5496" w:themeColor="accent5" w:themeShade="BF"/>
        </w:rPr>
      </w:pPr>
      <w:r w:rsidRPr="001F02C2">
        <w:rPr>
          <w:color w:val="2F5496" w:themeColor="accent5" w:themeShade="BF"/>
        </w:rPr>
        <w:t>Objective</w:t>
      </w:r>
    </w:p>
    <w:p w14:paraId="46E375AA" w14:textId="3AEA357D" w:rsidR="006302C9" w:rsidRPr="001F02C2" w:rsidRDefault="006302C9" w:rsidP="006302C9">
      <w:pPr>
        <w:rPr>
          <w:color w:val="2F5496" w:themeColor="accent5" w:themeShade="BF"/>
        </w:rPr>
      </w:pPr>
      <w:r w:rsidRPr="001F02C2">
        <w:rPr>
          <w:color w:val="2F5496" w:themeColor="accent5" w:themeShade="BF"/>
        </w:rPr>
        <w:t>The  purpose  of  the  payload  is  to  attain  a  scientific  or  technical  achievement  which  is  unique  to  this competition. Furthermore, per rules outlined for this competition, the payload is to weigh a minimum of ten pounds and remain independent of the rocket dynamics. The Team this year had once again been offered a unique opportunity to not only fulfill the requirements of above, but also help another university, while simultaneously providing actual engineering knowledge to the community.</w:t>
      </w:r>
    </w:p>
    <w:p w14:paraId="33243408" w14:textId="3013C122" w:rsidR="00BD0872" w:rsidRPr="001F02C2" w:rsidRDefault="00BD0872" w:rsidP="00BD0872">
      <w:pPr>
        <w:pStyle w:val="Heading2"/>
        <w:rPr>
          <w:color w:val="2F5496" w:themeColor="accent5" w:themeShade="BF"/>
        </w:rPr>
      </w:pPr>
      <w:r w:rsidRPr="001F02C2">
        <w:rPr>
          <w:color w:val="2F5496" w:themeColor="accent5" w:themeShade="BF"/>
        </w:rPr>
        <w:t>Design Considerations</w:t>
      </w:r>
    </w:p>
    <w:p w14:paraId="64B384CF" w14:textId="77777777" w:rsidR="00681476" w:rsidRPr="001F02C2" w:rsidRDefault="00681476" w:rsidP="00681476">
      <w:pPr>
        <w:rPr>
          <w:color w:val="2F5496" w:themeColor="accent5" w:themeShade="BF"/>
        </w:rPr>
      </w:pPr>
      <w:r w:rsidRPr="001F02C2">
        <w:rPr>
          <w:color w:val="2F5496" w:themeColor="accent5" w:themeShade="BF"/>
        </w:rPr>
        <w:t xml:space="preserve">Our payload this year is planned to be a CubeSat designed and built by a separate team of students in the aerospace engineering department at the University of Sydney, led by Dr. </w:t>
      </w:r>
      <w:proofErr w:type="spellStart"/>
      <w:r w:rsidRPr="001F02C2">
        <w:rPr>
          <w:color w:val="2F5496" w:themeColor="accent5" w:themeShade="BF"/>
        </w:rPr>
        <w:t>Xiaofeng</w:t>
      </w:r>
      <w:proofErr w:type="spellEnd"/>
      <w:r w:rsidRPr="001F02C2">
        <w:rPr>
          <w:color w:val="2F5496" w:themeColor="accent5" w:themeShade="BF"/>
        </w:rPr>
        <w:t xml:space="preserve"> Wu. We will collaborate with this team to test some properties or components of the satellite which has yet to be determined. This team will ship the CubeSat to us, and some of the key student designers are expected to join us at the ESRA competition this summer.</w:t>
      </w:r>
    </w:p>
    <w:p w14:paraId="55FAEA44" w14:textId="77777777" w:rsidR="00681476" w:rsidRPr="001F02C2" w:rsidRDefault="00681476" w:rsidP="00681476">
      <w:pPr>
        <w:rPr>
          <w:color w:val="2F5496" w:themeColor="accent5" w:themeShade="BF"/>
        </w:rPr>
      </w:pPr>
      <w:r w:rsidRPr="001F02C2">
        <w:rPr>
          <w:color w:val="2F5496" w:themeColor="accent5" w:themeShade="BF"/>
        </w:rPr>
        <w:lastRenderedPageBreak/>
        <w:t xml:space="preserve">To achieve the objective outlined for the payload, several aspects were considered in the conceptual design. In addition  to  adhering  to  the  rules  set  in  place  by  the  competition,  the  payload  is  expected  to  be  of  quality constructability--given our budget and time considerations, and to provide scientific merit which is relevant to the Texas A&amp;M Rocketry Team specifically, all while remaining within the size constraints determined by the structure. One area that we wanted to pay particular attention to was making our payload as unique as possible, as this both makes our project stand out and raises awareness, but also is more likely to garner our team additional points at the competition. </w:t>
      </w:r>
    </w:p>
    <w:p w14:paraId="5562D48F" w14:textId="15FA1037" w:rsidR="00681476" w:rsidRPr="001F02C2" w:rsidRDefault="00681476" w:rsidP="00681476">
      <w:pPr>
        <w:rPr>
          <w:color w:val="2F5496" w:themeColor="accent5" w:themeShade="BF"/>
        </w:rPr>
      </w:pPr>
      <w:r w:rsidRPr="001F02C2">
        <w:rPr>
          <w:color w:val="2F5496" w:themeColor="accent5" w:themeShade="BF"/>
        </w:rPr>
        <w:t>Many tests are of merit to a satellite entering orbit, however as our rocket does not reach that altitude, some limits are inherently placed on us. With this in mind, we have chosen to focus on forces that the satellite will experience during a full scale launch which our rocket is capable of simulating. Many testable properties should present themselves, chief among them vibrations, which we attempted to measure last year, and we will attempt to measure again. We are planning on doing this with piezoelectric sensor purchased last year, and the Arduino platform. We are also planning on measuring other parameters that the Australian team wishes to know, which will be coordinated and designed as the teams move forward.</w:t>
      </w:r>
    </w:p>
    <w:sectPr w:rsidR="00681476" w:rsidRPr="001F02C2" w:rsidSect="00064D7B">
      <w:footerReference w:type="default" r:id="rId19"/>
      <w:type w:val="continuous"/>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3CD431" w14:textId="77777777" w:rsidR="004954D8" w:rsidRDefault="004954D8" w:rsidP="00B26FA3">
      <w:pPr>
        <w:spacing w:after="0" w:line="240" w:lineRule="auto"/>
      </w:pPr>
      <w:r>
        <w:separator/>
      </w:r>
    </w:p>
    <w:p w14:paraId="31A5406E" w14:textId="77777777" w:rsidR="004954D8" w:rsidRDefault="004954D8"/>
    <w:p w14:paraId="2BA593A1" w14:textId="77777777" w:rsidR="004954D8" w:rsidRDefault="004954D8"/>
    <w:p w14:paraId="0A1D4EE6" w14:textId="77777777" w:rsidR="004954D8" w:rsidRDefault="004954D8" w:rsidP="00496ADD"/>
  </w:endnote>
  <w:endnote w:type="continuationSeparator" w:id="0">
    <w:p w14:paraId="41C33AB9" w14:textId="77777777" w:rsidR="004954D8" w:rsidRDefault="004954D8" w:rsidP="00B26FA3">
      <w:pPr>
        <w:spacing w:after="0" w:line="240" w:lineRule="auto"/>
      </w:pPr>
      <w:r>
        <w:continuationSeparator/>
      </w:r>
    </w:p>
    <w:p w14:paraId="79B0B05B" w14:textId="77777777" w:rsidR="004954D8" w:rsidRDefault="004954D8"/>
    <w:p w14:paraId="0A6A9B82" w14:textId="77777777" w:rsidR="004954D8" w:rsidRDefault="004954D8"/>
    <w:p w14:paraId="36DC74DD" w14:textId="77777777" w:rsidR="004954D8" w:rsidRDefault="004954D8" w:rsidP="00496ADD"/>
  </w:endnote>
  <w:endnote w:type="continuationNotice" w:id="1">
    <w:p w14:paraId="2A98541B" w14:textId="77777777" w:rsidR="004954D8" w:rsidRDefault="004954D8">
      <w:pPr>
        <w:spacing w:after="0" w:line="240" w:lineRule="auto"/>
      </w:pPr>
    </w:p>
    <w:p w14:paraId="30DF5831" w14:textId="77777777" w:rsidR="004954D8" w:rsidRDefault="004954D8"/>
    <w:p w14:paraId="0347151D" w14:textId="77777777" w:rsidR="004954D8" w:rsidRDefault="004954D8"/>
    <w:p w14:paraId="5901ADAF" w14:textId="77777777" w:rsidR="004954D8" w:rsidRDefault="004954D8" w:rsidP="00496A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0185552"/>
      <w:docPartObj>
        <w:docPartGallery w:val="Page Numbers (Bottom of Page)"/>
        <w:docPartUnique/>
      </w:docPartObj>
    </w:sdtPr>
    <w:sdtEndPr>
      <w:rPr>
        <w:noProof/>
      </w:rPr>
    </w:sdtEndPr>
    <w:sdtContent>
      <w:p w14:paraId="0422BC2A" w14:textId="56490820" w:rsidR="00002CE1" w:rsidRDefault="00ED33BA" w:rsidP="00350977">
        <w:pPr>
          <w:pStyle w:val="Footer"/>
          <w:jc w:val="center"/>
        </w:pPr>
        <w:r>
          <w:fldChar w:fldCharType="begin"/>
        </w:r>
        <w:r>
          <w:instrText xml:space="preserve"> PAGE   \* MERGEFORMAT </w:instrText>
        </w:r>
        <w:r>
          <w:fldChar w:fldCharType="separate"/>
        </w:r>
        <w:r w:rsidR="00FF0566">
          <w:rPr>
            <w:noProof/>
          </w:rPr>
          <w:t>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2F94E2" w14:textId="77777777" w:rsidR="004954D8" w:rsidRDefault="004954D8" w:rsidP="00B26FA3">
      <w:pPr>
        <w:spacing w:after="0" w:line="240" w:lineRule="auto"/>
      </w:pPr>
      <w:r>
        <w:separator/>
      </w:r>
    </w:p>
    <w:p w14:paraId="7F6F5247" w14:textId="77777777" w:rsidR="004954D8" w:rsidRDefault="004954D8"/>
    <w:p w14:paraId="6CB46620" w14:textId="77777777" w:rsidR="004954D8" w:rsidRDefault="004954D8"/>
    <w:p w14:paraId="5FBECF09" w14:textId="77777777" w:rsidR="004954D8" w:rsidRDefault="004954D8" w:rsidP="00496ADD"/>
  </w:footnote>
  <w:footnote w:type="continuationSeparator" w:id="0">
    <w:p w14:paraId="0B1267F2" w14:textId="77777777" w:rsidR="004954D8" w:rsidRDefault="004954D8" w:rsidP="00B26FA3">
      <w:pPr>
        <w:spacing w:after="0" w:line="240" w:lineRule="auto"/>
      </w:pPr>
      <w:r>
        <w:continuationSeparator/>
      </w:r>
    </w:p>
    <w:p w14:paraId="5C2A696F" w14:textId="77777777" w:rsidR="004954D8" w:rsidRDefault="004954D8"/>
    <w:p w14:paraId="621B9BD7" w14:textId="77777777" w:rsidR="004954D8" w:rsidRDefault="004954D8"/>
    <w:p w14:paraId="5836831C" w14:textId="77777777" w:rsidR="004954D8" w:rsidRDefault="004954D8" w:rsidP="00496ADD"/>
  </w:footnote>
  <w:footnote w:type="continuationNotice" w:id="1">
    <w:p w14:paraId="3A13F306" w14:textId="77777777" w:rsidR="004954D8" w:rsidRDefault="004954D8">
      <w:pPr>
        <w:spacing w:after="0" w:line="240" w:lineRule="auto"/>
      </w:pPr>
    </w:p>
    <w:p w14:paraId="2A5F0CCA" w14:textId="77777777" w:rsidR="004954D8" w:rsidRDefault="004954D8"/>
    <w:p w14:paraId="1B7A7288" w14:textId="77777777" w:rsidR="004954D8" w:rsidRDefault="004954D8"/>
    <w:p w14:paraId="43889A61" w14:textId="77777777" w:rsidR="004954D8" w:rsidRDefault="004954D8" w:rsidP="00496AD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0143D"/>
    <w:multiLevelType w:val="multilevel"/>
    <w:tmpl w:val="96A81EA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5185DA9"/>
    <w:multiLevelType w:val="multilevel"/>
    <w:tmpl w:val="A04CFDE8"/>
    <w:lvl w:ilvl="0">
      <w:start w:val="1"/>
      <w:numFmt w:val="decimal"/>
      <w:pStyle w:val="Heading1"/>
      <w:lvlText w:val="%1."/>
      <w:lvlJc w:val="left"/>
      <w:pPr>
        <w:ind w:left="1440" w:hanging="360"/>
      </w:pPr>
    </w:lvl>
    <w:lvl w:ilvl="1">
      <w:start w:val="1"/>
      <w:numFmt w:val="decimal"/>
      <w:pStyle w:val="Heading2"/>
      <w:isLgl/>
      <w:lvlText w:val="%1.%2."/>
      <w:lvlJc w:val="left"/>
      <w:pPr>
        <w:ind w:left="360" w:hanging="360"/>
      </w:pPr>
      <w:rPr>
        <w:rFonts w:ascii="Times New Roman" w:hAnsi="Times New Roman" w:cs="Times New Roman" w:hint="default"/>
        <w:b/>
      </w:rPr>
    </w:lvl>
    <w:lvl w:ilvl="2">
      <w:start w:val="1"/>
      <w:numFmt w:val="decimal"/>
      <w:pStyle w:val="Heading3"/>
      <w:isLgl/>
      <w:lvlText w:val="%1.%2.%3."/>
      <w:lvlJc w:val="left"/>
      <w:pPr>
        <w:ind w:left="1620" w:hanging="720"/>
      </w:pPr>
      <w:rPr>
        <w:rFonts w:hint="default"/>
        <w:sz w:val="24"/>
        <w:szCs w:val="24"/>
      </w:rPr>
    </w:lvl>
    <w:lvl w:ilvl="3">
      <w:start w:val="1"/>
      <w:numFmt w:val="decimal"/>
      <w:isLgl/>
      <w:lvlText w:val="%1.%2.%3.%4."/>
      <w:lvlJc w:val="left"/>
      <w:pPr>
        <w:ind w:left="405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1"/>
  </w:num>
  <w:num w:numId="2">
    <w:abstractNumId w:val="0"/>
  </w:num>
  <w:numIdMacAtCleanup w:val="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ttit, James William">
    <w15:presenceInfo w15:providerId="AD" w15:userId="S-1-5-21-256988196-913931312-1652426489-582104"/>
  </w15:person>
  <w15:person w15:author="Stricklin, Bradford William">
    <w15:presenceInfo w15:providerId="AD" w15:userId="S-1-5-21-256988196-913931312-1652426489-5811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A15"/>
    <w:rsid w:val="000011B1"/>
    <w:rsid w:val="00001471"/>
    <w:rsid w:val="00001532"/>
    <w:rsid w:val="00001867"/>
    <w:rsid w:val="00001FBD"/>
    <w:rsid w:val="00002C78"/>
    <w:rsid w:val="00002CE1"/>
    <w:rsid w:val="00004773"/>
    <w:rsid w:val="00005604"/>
    <w:rsid w:val="0000565A"/>
    <w:rsid w:val="00007CF9"/>
    <w:rsid w:val="00007E78"/>
    <w:rsid w:val="0001003C"/>
    <w:rsid w:val="00012CDD"/>
    <w:rsid w:val="00013D2A"/>
    <w:rsid w:val="00013EFF"/>
    <w:rsid w:val="00014915"/>
    <w:rsid w:val="00014DC9"/>
    <w:rsid w:val="0001608D"/>
    <w:rsid w:val="000165F1"/>
    <w:rsid w:val="00020369"/>
    <w:rsid w:val="00020F73"/>
    <w:rsid w:val="00021D93"/>
    <w:rsid w:val="0002296E"/>
    <w:rsid w:val="00023274"/>
    <w:rsid w:val="00023F75"/>
    <w:rsid w:val="0002713D"/>
    <w:rsid w:val="000273B1"/>
    <w:rsid w:val="00027CEC"/>
    <w:rsid w:val="000300C2"/>
    <w:rsid w:val="00030CBC"/>
    <w:rsid w:val="00030E5F"/>
    <w:rsid w:val="00031432"/>
    <w:rsid w:val="00031B73"/>
    <w:rsid w:val="00032160"/>
    <w:rsid w:val="00032CE2"/>
    <w:rsid w:val="00033146"/>
    <w:rsid w:val="00035536"/>
    <w:rsid w:val="00035D27"/>
    <w:rsid w:val="00037D80"/>
    <w:rsid w:val="00040D30"/>
    <w:rsid w:val="00041412"/>
    <w:rsid w:val="00041CF7"/>
    <w:rsid w:val="00041FD2"/>
    <w:rsid w:val="0004299C"/>
    <w:rsid w:val="00042B3B"/>
    <w:rsid w:val="00044077"/>
    <w:rsid w:val="00044A1D"/>
    <w:rsid w:val="0004663A"/>
    <w:rsid w:val="00046883"/>
    <w:rsid w:val="00047C5E"/>
    <w:rsid w:val="0005188D"/>
    <w:rsid w:val="00051A05"/>
    <w:rsid w:val="00052BB4"/>
    <w:rsid w:val="00053F44"/>
    <w:rsid w:val="00054629"/>
    <w:rsid w:val="00054C69"/>
    <w:rsid w:val="00055E2B"/>
    <w:rsid w:val="0005776D"/>
    <w:rsid w:val="00057799"/>
    <w:rsid w:val="00061A47"/>
    <w:rsid w:val="000620DF"/>
    <w:rsid w:val="000623A5"/>
    <w:rsid w:val="000641BE"/>
    <w:rsid w:val="00064D22"/>
    <w:rsid w:val="00064D7B"/>
    <w:rsid w:val="00065595"/>
    <w:rsid w:val="000664A4"/>
    <w:rsid w:val="00066F6D"/>
    <w:rsid w:val="000671C5"/>
    <w:rsid w:val="00067F4B"/>
    <w:rsid w:val="000706AB"/>
    <w:rsid w:val="000709E4"/>
    <w:rsid w:val="00072380"/>
    <w:rsid w:val="000728C6"/>
    <w:rsid w:val="000736C1"/>
    <w:rsid w:val="00076001"/>
    <w:rsid w:val="0007634F"/>
    <w:rsid w:val="00080681"/>
    <w:rsid w:val="00080D3B"/>
    <w:rsid w:val="00081A60"/>
    <w:rsid w:val="000821D7"/>
    <w:rsid w:val="00082213"/>
    <w:rsid w:val="00083E02"/>
    <w:rsid w:val="00084109"/>
    <w:rsid w:val="00084664"/>
    <w:rsid w:val="00085051"/>
    <w:rsid w:val="00085F84"/>
    <w:rsid w:val="00086326"/>
    <w:rsid w:val="00087C00"/>
    <w:rsid w:val="00091442"/>
    <w:rsid w:val="000925DA"/>
    <w:rsid w:val="00093DAE"/>
    <w:rsid w:val="000945B0"/>
    <w:rsid w:val="000946AA"/>
    <w:rsid w:val="00094C94"/>
    <w:rsid w:val="00095017"/>
    <w:rsid w:val="00095853"/>
    <w:rsid w:val="00096A2C"/>
    <w:rsid w:val="00096B7D"/>
    <w:rsid w:val="00096E10"/>
    <w:rsid w:val="00096ECE"/>
    <w:rsid w:val="000A2998"/>
    <w:rsid w:val="000A3350"/>
    <w:rsid w:val="000A3B2A"/>
    <w:rsid w:val="000A4F91"/>
    <w:rsid w:val="000A596F"/>
    <w:rsid w:val="000B0A23"/>
    <w:rsid w:val="000B0E24"/>
    <w:rsid w:val="000B1E5B"/>
    <w:rsid w:val="000B2470"/>
    <w:rsid w:val="000B2990"/>
    <w:rsid w:val="000B2D5C"/>
    <w:rsid w:val="000B3117"/>
    <w:rsid w:val="000B3561"/>
    <w:rsid w:val="000B4617"/>
    <w:rsid w:val="000B4C63"/>
    <w:rsid w:val="000B4EED"/>
    <w:rsid w:val="000B5ADD"/>
    <w:rsid w:val="000B70AF"/>
    <w:rsid w:val="000B75B2"/>
    <w:rsid w:val="000B7E0E"/>
    <w:rsid w:val="000C0E66"/>
    <w:rsid w:val="000C18BA"/>
    <w:rsid w:val="000C20A6"/>
    <w:rsid w:val="000C2168"/>
    <w:rsid w:val="000C23EC"/>
    <w:rsid w:val="000C2513"/>
    <w:rsid w:val="000C2577"/>
    <w:rsid w:val="000C3905"/>
    <w:rsid w:val="000C56F8"/>
    <w:rsid w:val="000C5C9C"/>
    <w:rsid w:val="000C6401"/>
    <w:rsid w:val="000C6F20"/>
    <w:rsid w:val="000C7808"/>
    <w:rsid w:val="000C7C0E"/>
    <w:rsid w:val="000D0710"/>
    <w:rsid w:val="000D24C3"/>
    <w:rsid w:val="000D2D8C"/>
    <w:rsid w:val="000D3003"/>
    <w:rsid w:val="000D3C19"/>
    <w:rsid w:val="000D5775"/>
    <w:rsid w:val="000D6789"/>
    <w:rsid w:val="000D6BB3"/>
    <w:rsid w:val="000D71BB"/>
    <w:rsid w:val="000D763D"/>
    <w:rsid w:val="000E0B4F"/>
    <w:rsid w:val="000E1194"/>
    <w:rsid w:val="000E140C"/>
    <w:rsid w:val="000E3C6B"/>
    <w:rsid w:val="000E3E2E"/>
    <w:rsid w:val="000E4B05"/>
    <w:rsid w:val="000E52F5"/>
    <w:rsid w:val="000E5A21"/>
    <w:rsid w:val="000E6DA4"/>
    <w:rsid w:val="000E6FA9"/>
    <w:rsid w:val="000E75B7"/>
    <w:rsid w:val="000F089D"/>
    <w:rsid w:val="000F1367"/>
    <w:rsid w:val="000F1655"/>
    <w:rsid w:val="000F1682"/>
    <w:rsid w:val="000F193A"/>
    <w:rsid w:val="000F194E"/>
    <w:rsid w:val="000F297A"/>
    <w:rsid w:val="000F2B85"/>
    <w:rsid w:val="000F2C94"/>
    <w:rsid w:val="000F2E4E"/>
    <w:rsid w:val="000F41F4"/>
    <w:rsid w:val="000F440F"/>
    <w:rsid w:val="000F45EB"/>
    <w:rsid w:val="000F4908"/>
    <w:rsid w:val="000F799E"/>
    <w:rsid w:val="0010023A"/>
    <w:rsid w:val="001007DF"/>
    <w:rsid w:val="0010198E"/>
    <w:rsid w:val="0010206F"/>
    <w:rsid w:val="00102EC0"/>
    <w:rsid w:val="001033E1"/>
    <w:rsid w:val="00103404"/>
    <w:rsid w:val="00103B77"/>
    <w:rsid w:val="0010788F"/>
    <w:rsid w:val="00110285"/>
    <w:rsid w:val="00110F37"/>
    <w:rsid w:val="00111020"/>
    <w:rsid w:val="001115CE"/>
    <w:rsid w:val="00111663"/>
    <w:rsid w:val="00111738"/>
    <w:rsid w:val="00111AB4"/>
    <w:rsid w:val="00112DE7"/>
    <w:rsid w:val="00113B76"/>
    <w:rsid w:val="00113FF3"/>
    <w:rsid w:val="00114656"/>
    <w:rsid w:val="001172ED"/>
    <w:rsid w:val="00117C8D"/>
    <w:rsid w:val="00117F6E"/>
    <w:rsid w:val="0012125E"/>
    <w:rsid w:val="001215BD"/>
    <w:rsid w:val="00121805"/>
    <w:rsid w:val="001221BB"/>
    <w:rsid w:val="00122515"/>
    <w:rsid w:val="00124506"/>
    <w:rsid w:val="001274A5"/>
    <w:rsid w:val="00132E06"/>
    <w:rsid w:val="00132E9F"/>
    <w:rsid w:val="001332D0"/>
    <w:rsid w:val="00134F49"/>
    <w:rsid w:val="001361D3"/>
    <w:rsid w:val="00137F5C"/>
    <w:rsid w:val="00140793"/>
    <w:rsid w:val="001408D2"/>
    <w:rsid w:val="0014368C"/>
    <w:rsid w:val="00143C11"/>
    <w:rsid w:val="00145775"/>
    <w:rsid w:val="00145D1B"/>
    <w:rsid w:val="00146165"/>
    <w:rsid w:val="001504A2"/>
    <w:rsid w:val="00150821"/>
    <w:rsid w:val="00150A90"/>
    <w:rsid w:val="00150BD4"/>
    <w:rsid w:val="00151E3C"/>
    <w:rsid w:val="00151FED"/>
    <w:rsid w:val="00152BB5"/>
    <w:rsid w:val="0015386A"/>
    <w:rsid w:val="00153B02"/>
    <w:rsid w:val="00154E1A"/>
    <w:rsid w:val="00155511"/>
    <w:rsid w:val="0015563B"/>
    <w:rsid w:val="0015726A"/>
    <w:rsid w:val="00157579"/>
    <w:rsid w:val="00157B8E"/>
    <w:rsid w:val="00161316"/>
    <w:rsid w:val="001626B5"/>
    <w:rsid w:val="001627E8"/>
    <w:rsid w:val="00163241"/>
    <w:rsid w:val="00163984"/>
    <w:rsid w:val="00163A9B"/>
    <w:rsid w:val="00164381"/>
    <w:rsid w:val="0016526D"/>
    <w:rsid w:val="001666EF"/>
    <w:rsid w:val="00166DF2"/>
    <w:rsid w:val="001673D6"/>
    <w:rsid w:val="001678F5"/>
    <w:rsid w:val="00170D88"/>
    <w:rsid w:val="001726E9"/>
    <w:rsid w:val="0017348A"/>
    <w:rsid w:val="00173F90"/>
    <w:rsid w:val="00174854"/>
    <w:rsid w:val="00174AE6"/>
    <w:rsid w:val="00174B40"/>
    <w:rsid w:val="00174E71"/>
    <w:rsid w:val="001750F0"/>
    <w:rsid w:val="001756A2"/>
    <w:rsid w:val="001762A1"/>
    <w:rsid w:val="00176954"/>
    <w:rsid w:val="0017723A"/>
    <w:rsid w:val="001773FE"/>
    <w:rsid w:val="00177990"/>
    <w:rsid w:val="00180C18"/>
    <w:rsid w:val="00181132"/>
    <w:rsid w:val="001843BC"/>
    <w:rsid w:val="001845C7"/>
    <w:rsid w:val="001846F2"/>
    <w:rsid w:val="001872F1"/>
    <w:rsid w:val="00187A37"/>
    <w:rsid w:val="00187E92"/>
    <w:rsid w:val="00190DDD"/>
    <w:rsid w:val="00194969"/>
    <w:rsid w:val="001950CA"/>
    <w:rsid w:val="001965E7"/>
    <w:rsid w:val="00197169"/>
    <w:rsid w:val="001976F9"/>
    <w:rsid w:val="001A00A0"/>
    <w:rsid w:val="001A1268"/>
    <w:rsid w:val="001A19AD"/>
    <w:rsid w:val="001A2040"/>
    <w:rsid w:val="001A2D2B"/>
    <w:rsid w:val="001A33C8"/>
    <w:rsid w:val="001A6103"/>
    <w:rsid w:val="001A6D61"/>
    <w:rsid w:val="001A733F"/>
    <w:rsid w:val="001B0933"/>
    <w:rsid w:val="001B0BAC"/>
    <w:rsid w:val="001B26B0"/>
    <w:rsid w:val="001B34B6"/>
    <w:rsid w:val="001B3919"/>
    <w:rsid w:val="001B3BEE"/>
    <w:rsid w:val="001B44B7"/>
    <w:rsid w:val="001B5C27"/>
    <w:rsid w:val="001B7221"/>
    <w:rsid w:val="001B76A2"/>
    <w:rsid w:val="001B76C3"/>
    <w:rsid w:val="001B7746"/>
    <w:rsid w:val="001C0897"/>
    <w:rsid w:val="001C0B4F"/>
    <w:rsid w:val="001C2061"/>
    <w:rsid w:val="001C7CF7"/>
    <w:rsid w:val="001D09A7"/>
    <w:rsid w:val="001D29AB"/>
    <w:rsid w:val="001D391F"/>
    <w:rsid w:val="001D4ECB"/>
    <w:rsid w:val="001D5111"/>
    <w:rsid w:val="001D6642"/>
    <w:rsid w:val="001D7EE2"/>
    <w:rsid w:val="001E07DC"/>
    <w:rsid w:val="001E3D52"/>
    <w:rsid w:val="001E44D5"/>
    <w:rsid w:val="001E4E3A"/>
    <w:rsid w:val="001E4E57"/>
    <w:rsid w:val="001E5604"/>
    <w:rsid w:val="001E637D"/>
    <w:rsid w:val="001E7387"/>
    <w:rsid w:val="001F02C2"/>
    <w:rsid w:val="001F139E"/>
    <w:rsid w:val="001F1FDE"/>
    <w:rsid w:val="001F2B7B"/>
    <w:rsid w:val="001F2F17"/>
    <w:rsid w:val="001F4A88"/>
    <w:rsid w:val="001F4F42"/>
    <w:rsid w:val="001F5450"/>
    <w:rsid w:val="001F5CA0"/>
    <w:rsid w:val="001F765D"/>
    <w:rsid w:val="0020006B"/>
    <w:rsid w:val="0020287F"/>
    <w:rsid w:val="0020457E"/>
    <w:rsid w:val="00204D2C"/>
    <w:rsid w:val="00207365"/>
    <w:rsid w:val="00207FF7"/>
    <w:rsid w:val="002100AA"/>
    <w:rsid w:val="00210F09"/>
    <w:rsid w:val="00211127"/>
    <w:rsid w:val="00211A85"/>
    <w:rsid w:val="00213CC7"/>
    <w:rsid w:val="00213DE6"/>
    <w:rsid w:val="0021560E"/>
    <w:rsid w:val="002156A9"/>
    <w:rsid w:val="002166C4"/>
    <w:rsid w:val="00217F6F"/>
    <w:rsid w:val="00220A3D"/>
    <w:rsid w:val="00220AE9"/>
    <w:rsid w:val="00221237"/>
    <w:rsid w:val="0022369C"/>
    <w:rsid w:val="002237A1"/>
    <w:rsid w:val="00223DB3"/>
    <w:rsid w:val="00224939"/>
    <w:rsid w:val="00226A41"/>
    <w:rsid w:val="002274E4"/>
    <w:rsid w:val="002274FB"/>
    <w:rsid w:val="00227863"/>
    <w:rsid w:val="0023094F"/>
    <w:rsid w:val="00230E76"/>
    <w:rsid w:val="00230EE9"/>
    <w:rsid w:val="00232FBE"/>
    <w:rsid w:val="00233D3C"/>
    <w:rsid w:val="002348CA"/>
    <w:rsid w:val="00237EB1"/>
    <w:rsid w:val="00240858"/>
    <w:rsid w:val="00241D17"/>
    <w:rsid w:val="0024273D"/>
    <w:rsid w:val="00243197"/>
    <w:rsid w:val="00243552"/>
    <w:rsid w:val="00243AA6"/>
    <w:rsid w:val="00243CE7"/>
    <w:rsid w:val="00243D0C"/>
    <w:rsid w:val="00244515"/>
    <w:rsid w:val="00245A62"/>
    <w:rsid w:val="00245E18"/>
    <w:rsid w:val="00245F48"/>
    <w:rsid w:val="002461D2"/>
    <w:rsid w:val="00247FCD"/>
    <w:rsid w:val="0025059D"/>
    <w:rsid w:val="00251FB6"/>
    <w:rsid w:val="0025209E"/>
    <w:rsid w:val="00254110"/>
    <w:rsid w:val="0025423A"/>
    <w:rsid w:val="00254471"/>
    <w:rsid w:val="00255326"/>
    <w:rsid w:val="00255A96"/>
    <w:rsid w:val="00256889"/>
    <w:rsid w:val="002578FA"/>
    <w:rsid w:val="00261E03"/>
    <w:rsid w:val="0026204F"/>
    <w:rsid w:val="002623F2"/>
    <w:rsid w:val="00262BF6"/>
    <w:rsid w:val="00262F9B"/>
    <w:rsid w:val="002648F1"/>
    <w:rsid w:val="00264ABF"/>
    <w:rsid w:val="00264C5F"/>
    <w:rsid w:val="00264F6B"/>
    <w:rsid w:val="00265492"/>
    <w:rsid w:val="00266C14"/>
    <w:rsid w:val="00271021"/>
    <w:rsid w:val="00272411"/>
    <w:rsid w:val="00272455"/>
    <w:rsid w:val="0027245C"/>
    <w:rsid w:val="0027255F"/>
    <w:rsid w:val="002737BC"/>
    <w:rsid w:val="00273C80"/>
    <w:rsid w:val="00274640"/>
    <w:rsid w:val="00275CE9"/>
    <w:rsid w:val="002760CC"/>
    <w:rsid w:val="00276708"/>
    <w:rsid w:val="00276A9E"/>
    <w:rsid w:val="00277331"/>
    <w:rsid w:val="002810A7"/>
    <w:rsid w:val="0028173F"/>
    <w:rsid w:val="00281C69"/>
    <w:rsid w:val="0028320B"/>
    <w:rsid w:val="002835CE"/>
    <w:rsid w:val="00285546"/>
    <w:rsid w:val="002856F7"/>
    <w:rsid w:val="00286A56"/>
    <w:rsid w:val="00286AD6"/>
    <w:rsid w:val="00286C6D"/>
    <w:rsid w:val="00286FFA"/>
    <w:rsid w:val="0028766D"/>
    <w:rsid w:val="00291C0A"/>
    <w:rsid w:val="002939F2"/>
    <w:rsid w:val="00293A89"/>
    <w:rsid w:val="0029463D"/>
    <w:rsid w:val="00294722"/>
    <w:rsid w:val="00296E30"/>
    <w:rsid w:val="0029769B"/>
    <w:rsid w:val="00297975"/>
    <w:rsid w:val="00297A98"/>
    <w:rsid w:val="002A0BB6"/>
    <w:rsid w:val="002A1E5B"/>
    <w:rsid w:val="002A301F"/>
    <w:rsid w:val="002A682A"/>
    <w:rsid w:val="002A6A03"/>
    <w:rsid w:val="002A6A6D"/>
    <w:rsid w:val="002A718C"/>
    <w:rsid w:val="002A7BE9"/>
    <w:rsid w:val="002A7C0B"/>
    <w:rsid w:val="002A7E29"/>
    <w:rsid w:val="002B052A"/>
    <w:rsid w:val="002B05C2"/>
    <w:rsid w:val="002B14B0"/>
    <w:rsid w:val="002B3874"/>
    <w:rsid w:val="002B39B2"/>
    <w:rsid w:val="002B41DA"/>
    <w:rsid w:val="002B48DE"/>
    <w:rsid w:val="002C0427"/>
    <w:rsid w:val="002C0EF0"/>
    <w:rsid w:val="002C148E"/>
    <w:rsid w:val="002C1A82"/>
    <w:rsid w:val="002C1DD5"/>
    <w:rsid w:val="002C5ABE"/>
    <w:rsid w:val="002C5BAD"/>
    <w:rsid w:val="002C71B4"/>
    <w:rsid w:val="002C7DA4"/>
    <w:rsid w:val="002D0722"/>
    <w:rsid w:val="002D4676"/>
    <w:rsid w:val="002D50EF"/>
    <w:rsid w:val="002D5211"/>
    <w:rsid w:val="002D719A"/>
    <w:rsid w:val="002D728D"/>
    <w:rsid w:val="002E14DF"/>
    <w:rsid w:val="002E3E32"/>
    <w:rsid w:val="002E4589"/>
    <w:rsid w:val="002E459E"/>
    <w:rsid w:val="002E4AC0"/>
    <w:rsid w:val="002E51EC"/>
    <w:rsid w:val="002E7C71"/>
    <w:rsid w:val="002F1A65"/>
    <w:rsid w:val="002F1AFD"/>
    <w:rsid w:val="002F1B8A"/>
    <w:rsid w:val="002F2685"/>
    <w:rsid w:val="002F2ABA"/>
    <w:rsid w:val="002F6138"/>
    <w:rsid w:val="002F76E1"/>
    <w:rsid w:val="0030061D"/>
    <w:rsid w:val="003019B9"/>
    <w:rsid w:val="003027D9"/>
    <w:rsid w:val="0030283C"/>
    <w:rsid w:val="003051DE"/>
    <w:rsid w:val="003055DF"/>
    <w:rsid w:val="003077B2"/>
    <w:rsid w:val="0030781A"/>
    <w:rsid w:val="00307833"/>
    <w:rsid w:val="00310992"/>
    <w:rsid w:val="00310F3F"/>
    <w:rsid w:val="003116AA"/>
    <w:rsid w:val="0031228C"/>
    <w:rsid w:val="00312D21"/>
    <w:rsid w:val="003136A4"/>
    <w:rsid w:val="0031391C"/>
    <w:rsid w:val="00313A28"/>
    <w:rsid w:val="00314B64"/>
    <w:rsid w:val="00315023"/>
    <w:rsid w:val="003153E3"/>
    <w:rsid w:val="0031583D"/>
    <w:rsid w:val="00315F7F"/>
    <w:rsid w:val="003174E7"/>
    <w:rsid w:val="00317C32"/>
    <w:rsid w:val="003201DE"/>
    <w:rsid w:val="003204A1"/>
    <w:rsid w:val="003211EF"/>
    <w:rsid w:val="00321BBB"/>
    <w:rsid w:val="00323CF3"/>
    <w:rsid w:val="003242FF"/>
    <w:rsid w:val="00325614"/>
    <w:rsid w:val="00325937"/>
    <w:rsid w:val="00325CD6"/>
    <w:rsid w:val="003262AD"/>
    <w:rsid w:val="00326C92"/>
    <w:rsid w:val="0033310D"/>
    <w:rsid w:val="00333919"/>
    <w:rsid w:val="00333AB2"/>
    <w:rsid w:val="00333AF4"/>
    <w:rsid w:val="00334678"/>
    <w:rsid w:val="0033479C"/>
    <w:rsid w:val="00335008"/>
    <w:rsid w:val="00335110"/>
    <w:rsid w:val="00335807"/>
    <w:rsid w:val="00336179"/>
    <w:rsid w:val="00336325"/>
    <w:rsid w:val="00336B2F"/>
    <w:rsid w:val="00340ADC"/>
    <w:rsid w:val="00340CBF"/>
    <w:rsid w:val="003415D1"/>
    <w:rsid w:val="00345FA6"/>
    <w:rsid w:val="00346004"/>
    <w:rsid w:val="003462C0"/>
    <w:rsid w:val="00346D80"/>
    <w:rsid w:val="00350977"/>
    <w:rsid w:val="003511B2"/>
    <w:rsid w:val="003513B4"/>
    <w:rsid w:val="003513D3"/>
    <w:rsid w:val="00352B8C"/>
    <w:rsid w:val="00353F24"/>
    <w:rsid w:val="00354351"/>
    <w:rsid w:val="003558FF"/>
    <w:rsid w:val="00355DF1"/>
    <w:rsid w:val="003568EC"/>
    <w:rsid w:val="00356B06"/>
    <w:rsid w:val="00357982"/>
    <w:rsid w:val="003601D6"/>
    <w:rsid w:val="00361170"/>
    <w:rsid w:val="0036121B"/>
    <w:rsid w:val="003622CE"/>
    <w:rsid w:val="00363272"/>
    <w:rsid w:val="0036352C"/>
    <w:rsid w:val="003644DB"/>
    <w:rsid w:val="00364C26"/>
    <w:rsid w:val="003652F6"/>
    <w:rsid w:val="00366084"/>
    <w:rsid w:val="00367251"/>
    <w:rsid w:val="0037062B"/>
    <w:rsid w:val="003706B1"/>
    <w:rsid w:val="00370A81"/>
    <w:rsid w:val="003718A1"/>
    <w:rsid w:val="00371AE1"/>
    <w:rsid w:val="00373E9E"/>
    <w:rsid w:val="00375341"/>
    <w:rsid w:val="003755F6"/>
    <w:rsid w:val="00376BFD"/>
    <w:rsid w:val="0038011B"/>
    <w:rsid w:val="00382330"/>
    <w:rsid w:val="0038289D"/>
    <w:rsid w:val="00385212"/>
    <w:rsid w:val="00385776"/>
    <w:rsid w:val="003859EA"/>
    <w:rsid w:val="0038624F"/>
    <w:rsid w:val="00386330"/>
    <w:rsid w:val="00386ACC"/>
    <w:rsid w:val="0039119E"/>
    <w:rsid w:val="0039142B"/>
    <w:rsid w:val="003918A1"/>
    <w:rsid w:val="00391D0C"/>
    <w:rsid w:val="00391D58"/>
    <w:rsid w:val="0039225E"/>
    <w:rsid w:val="003923D2"/>
    <w:rsid w:val="003926A8"/>
    <w:rsid w:val="00393754"/>
    <w:rsid w:val="003947C4"/>
    <w:rsid w:val="00396D1C"/>
    <w:rsid w:val="00396FB5"/>
    <w:rsid w:val="003A19D1"/>
    <w:rsid w:val="003A1D55"/>
    <w:rsid w:val="003A223C"/>
    <w:rsid w:val="003A2C45"/>
    <w:rsid w:val="003A3273"/>
    <w:rsid w:val="003A336C"/>
    <w:rsid w:val="003A4775"/>
    <w:rsid w:val="003A52CB"/>
    <w:rsid w:val="003A57E2"/>
    <w:rsid w:val="003A61A9"/>
    <w:rsid w:val="003A65C2"/>
    <w:rsid w:val="003A6E18"/>
    <w:rsid w:val="003A6EB4"/>
    <w:rsid w:val="003B14B0"/>
    <w:rsid w:val="003B1BBD"/>
    <w:rsid w:val="003B7E15"/>
    <w:rsid w:val="003C048D"/>
    <w:rsid w:val="003C0951"/>
    <w:rsid w:val="003C0D0E"/>
    <w:rsid w:val="003C0E76"/>
    <w:rsid w:val="003C1D81"/>
    <w:rsid w:val="003C246C"/>
    <w:rsid w:val="003C3261"/>
    <w:rsid w:val="003C44D1"/>
    <w:rsid w:val="003C5102"/>
    <w:rsid w:val="003C5128"/>
    <w:rsid w:val="003C53B7"/>
    <w:rsid w:val="003C5583"/>
    <w:rsid w:val="003C5A37"/>
    <w:rsid w:val="003C5DED"/>
    <w:rsid w:val="003C620C"/>
    <w:rsid w:val="003C6315"/>
    <w:rsid w:val="003C6E4D"/>
    <w:rsid w:val="003C7675"/>
    <w:rsid w:val="003D04A4"/>
    <w:rsid w:val="003D0DF9"/>
    <w:rsid w:val="003D20D1"/>
    <w:rsid w:val="003D225C"/>
    <w:rsid w:val="003D2B14"/>
    <w:rsid w:val="003D3FBA"/>
    <w:rsid w:val="003D4029"/>
    <w:rsid w:val="003D4A3A"/>
    <w:rsid w:val="003D71F4"/>
    <w:rsid w:val="003D7FF2"/>
    <w:rsid w:val="003E21DF"/>
    <w:rsid w:val="003E22B7"/>
    <w:rsid w:val="003E26CF"/>
    <w:rsid w:val="003E3F2C"/>
    <w:rsid w:val="003E7042"/>
    <w:rsid w:val="003E74C9"/>
    <w:rsid w:val="003E7CDA"/>
    <w:rsid w:val="003F0585"/>
    <w:rsid w:val="003F0D7F"/>
    <w:rsid w:val="003F0E78"/>
    <w:rsid w:val="003F31B6"/>
    <w:rsid w:val="003F3DB7"/>
    <w:rsid w:val="003F45D2"/>
    <w:rsid w:val="003F5D3D"/>
    <w:rsid w:val="003F68F0"/>
    <w:rsid w:val="003F6D33"/>
    <w:rsid w:val="004003E2"/>
    <w:rsid w:val="00400C1D"/>
    <w:rsid w:val="00402BC4"/>
    <w:rsid w:val="004043E8"/>
    <w:rsid w:val="0040491A"/>
    <w:rsid w:val="00404A00"/>
    <w:rsid w:val="004051D1"/>
    <w:rsid w:val="00405208"/>
    <w:rsid w:val="0040574F"/>
    <w:rsid w:val="004059DB"/>
    <w:rsid w:val="00406F17"/>
    <w:rsid w:val="004077CC"/>
    <w:rsid w:val="00410703"/>
    <w:rsid w:val="004115E1"/>
    <w:rsid w:val="00411B97"/>
    <w:rsid w:val="004120EE"/>
    <w:rsid w:val="00412DA5"/>
    <w:rsid w:val="00413647"/>
    <w:rsid w:val="00413F4E"/>
    <w:rsid w:val="00413F61"/>
    <w:rsid w:val="00414483"/>
    <w:rsid w:val="00414F06"/>
    <w:rsid w:val="00415EC5"/>
    <w:rsid w:val="004203A8"/>
    <w:rsid w:val="004209B9"/>
    <w:rsid w:val="00423176"/>
    <w:rsid w:val="00423BDB"/>
    <w:rsid w:val="00424162"/>
    <w:rsid w:val="00424229"/>
    <w:rsid w:val="00425148"/>
    <w:rsid w:val="00425DC3"/>
    <w:rsid w:val="004274D4"/>
    <w:rsid w:val="00430423"/>
    <w:rsid w:val="004307BC"/>
    <w:rsid w:val="004310B2"/>
    <w:rsid w:val="00431D35"/>
    <w:rsid w:val="00431E1E"/>
    <w:rsid w:val="004329E4"/>
    <w:rsid w:val="00432D51"/>
    <w:rsid w:val="00433F10"/>
    <w:rsid w:val="00434811"/>
    <w:rsid w:val="00435ECF"/>
    <w:rsid w:val="00436005"/>
    <w:rsid w:val="00436641"/>
    <w:rsid w:val="0044012C"/>
    <w:rsid w:val="004409CD"/>
    <w:rsid w:val="0044115F"/>
    <w:rsid w:val="004414AC"/>
    <w:rsid w:val="0044455E"/>
    <w:rsid w:val="00444663"/>
    <w:rsid w:val="00445C56"/>
    <w:rsid w:val="00446479"/>
    <w:rsid w:val="00447881"/>
    <w:rsid w:val="00450EFB"/>
    <w:rsid w:val="0045111C"/>
    <w:rsid w:val="004515DB"/>
    <w:rsid w:val="00451669"/>
    <w:rsid w:val="00455C65"/>
    <w:rsid w:val="00457504"/>
    <w:rsid w:val="004577A1"/>
    <w:rsid w:val="004579E9"/>
    <w:rsid w:val="00457DB7"/>
    <w:rsid w:val="00464BB1"/>
    <w:rsid w:val="004655F5"/>
    <w:rsid w:val="004656A5"/>
    <w:rsid w:val="00466004"/>
    <w:rsid w:val="004676AE"/>
    <w:rsid w:val="0047010C"/>
    <w:rsid w:val="00471EE4"/>
    <w:rsid w:val="00472550"/>
    <w:rsid w:val="0047266B"/>
    <w:rsid w:val="004737EB"/>
    <w:rsid w:val="004738FA"/>
    <w:rsid w:val="00473AB1"/>
    <w:rsid w:val="00474A4F"/>
    <w:rsid w:val="00474B67"/>
    <w:rsid w:val="00475336"/>
    <w:rsid w:val="0047688B"/>
    <w:rsid w:val="00477472"/>
    <w:rsid w:val="00480033"/>
    <w:rsid w:val="00481328"/>
    <w:rsid w:val="00481EE5"/>
    <w:rsid w:val="004826FA"/>
    <w:rsid w:val="00483128"/>
    <w:rsid w:val="004840DA"/>
    <w:rsid w:val="004876E3"/>
    <w:rsid w:val="00491548"/>
    <w:rsid w:val="00491934"/>
    <w:rsid w:val="004921C9"/>
    <w:rsid w:val="00492454"/>
    <w:rsid w:val="00493F4D"/>
    <w:rsid w:val="004940EC"/>
    <w:rsid w:val="00494318"/>
    <w:rsid w:val="004954D8"/>
    <w:rsid w:val="00495818"/>
    <w:rsid w:val="00495D04"/>
    <w:rsid w:val="0049670C"/>
    <w:rsid w:val="00496ADD"/>
    <w:rsid w:val="00496C27"/>
    <w:rsid w:val="00496D0B"/>
    <w:rsid w:val="004A12BC"/>
    <w:rsid w:val="004A141D"/>
    <w:rsid w:val="004A143A"/>
    <w:rsid w:val="004A1758"/>
    <w:rsid w:val="004A2CDD"/>
    <w:rsid w:val="004A4C0F"/>
    <w:rsid w:val="004A531E"/>
    <w:rsid w:val="004B19EF"/>
    <w:rsid w:val="004B21B6"/>
    <w:rsid w:val="004B3950"/>
    <w:rsid w:val="004B4A0C"/>
    <w:rsid w:val="004B500A"/>
    <w:rsid w:val="004B5E71"/>
    <w:rsid w:val="004B7885"/>
    <w:rsid w:val="004C0878"/>
    <w:rsid w:val="004C0B7D"/>
    <w:rsid w:val="004C1721"/>
    <w:rsid w:val="004C2DD3"/>
    <w:rsid w:val="004C3376"/>
    <w:rsid w:val="004C3773"/>
    <w:rsid w:val="004C48F5"/>
    <w:rsid w:val="004C5C92"/>
    <w:rsid w:val="004C6388"/>
    <w:rsid w:val="004C7C7B"/>
    <w:rsid w:val="004D1FD7"/>
    <w:rsid w:val="004D3466"/>
    <w:rsid w:val="004D3783"/>
    <w:rsid w:val="004D3869"/>
    <w:rsid w:val="004D3BC4"/>
    <w:rsid w:val="004D3CC1"/>
    <w:rsid w:val="004D4093"/>
    <w:rsid w:val="004D40AB"/>
    <w:rsid w:val="004D7BEB"/>
    <w:rsid w:val="004E0097"/>
    <w:rsid w:val="004E1200"/>
    <w:rsid w:val="004E165D"/>
    <w:rsid w:val="004E1743"/>
    <w:rsid w:val="004E1832"/>
    <w:rsid w:val="004E18B6"/>
    <w:rsid w:val="004E1E55"/>
    <w:rsid w:val="004E4057"/>
    <w:rsid w:val="004E5663"/>
    <w:rsid w:val="004E5B03"/>
    <w:rsid w:val="004E5F32"/>
    <w:rsid w:val="004E6039"/>
    <w:rsid w:val="004E74A2"/>
    <w:rsid w:val="004F072E"/>
    <w:rsid w:val="004F1118"/>
    <w:rsid w:val="004F23B9"/>
    <w:rsid w:val="004F274B"/>
    <w:rsid w:val="004F2879"/>
    <w:rsid w:val="004F2ABB"/>
    <w:rsid w:val="004F3590"/>
    <w:rsid w:val="004F39ED"/>
    <w:rsid w:val="004F57DD"/>
    <w:rsid w:val="004F580E"/>
    <w:rsid w:val="004F587F"/>
    <w:rsid w:val="004F5A02"/>
    <w:rsid w:val="004F608C"/>
    <w:rsid w:val="004F66D2"/>
    <w:rsid w:val="004F7575"/>
    <w:rsid w:val="004F7694"/>
    <w:rsid w:val="0050011B"/>
    <w:rsid w:val="00500194"/>
    <w:rsid w:val="00500929"/>
    <w:rsid w:val="00500BC6"/>
    <w:rsid w:val="00500CB2"/>
    <w:rsid w:val="00500F28"/>
    <w:rsid w:val="0050296E"/>
    <w:rsid w:val="005050A9"/>
    <w:rsid w:val="00505629"/>
    <w:rsid w:val="005115A4"/>
    <w:rsid w:val="00511607"/>
    <w:rsid w:val="00511638"/>
    <w:rsid w:val="00511AD0"/>
    <w:rsid w:val="00511D15"/>
    <w:rsid w:val="00511F3C"/>
    <w:rsid w:val="00512770"/>
    <w:rsid w:val="005129DA"/>
    <w:rsid w:val="00513E35"/>
    <w:rsid w:val="00514EDA"/>
    <w:rsid w:val="005169FF"/>
    <w:rsid w:val="00517B63"/>
    <w:rsid w:val="00521102"/>
    <w:rsid w:val="00524715"/>
    <w:rsid w:val="00524AE5"/>
    <w:rsid w:val="005261EC"/>
    <w:rsid w:val="00526837"/>
    <w:rsid w:val="00526F9D"/>
    <w:rsid w:val="00530081"/>
    <w:rsid w:val="0053081D"/>
    <w:rsid w:val="005313D2"/>
    <w:rsid w:val="005315D4"/>
    <w:rsid w:val="00531B7B"/>
    <w:rsid w:val="00531DF2"/>
    <w:rsid w:val="005340FD"/>
    <w:rsid w:val="005345F2"/>
    <w:rsid w:val="00534849"/>
    <w:rsid w:val="005348C3"/>
    <w:rsid w:val="005355F2"/>
    <w:rsid w:val="005367C8"/>
    <w:rsid w:val="00540081"/>
    <w:rsid w:val="00540A66"/>
    <w:rsid w:val="005413FD"/>
    <w:rsid w:val="00542131"/>
    <w:rsid w:val="00542918"/>
    <w:rsid w:val="0054388F"/>
    <w:rsid w:val="005446E4"/>
    <w:rsid w:val="00545629"/>
    <w:rsid w:val="00546490"/>
    <w:rsid w:val="00547210"/>
    <w:rsid w:val="00551798"/>
    <w:rsid w:val="00553027"/>
    <w:rsid w:val="00553B1C"/>
    <w:rsid w:val="00555492"/>
    <w:rsid w:val="00555D81"/>
    <w:rsid w:val="00557404"/>
    <w:rsid w:val="005574EE"/>
    <w:rsid w:val="0056047F"/>
    <w:rsid w:val="00562A3A"/>
    <w:rsid w:val="00566638"/>
    <w:rsid w:val="00566EBC"/>
    <w:rsid w:val="00570A15"/>
    <w:rsid w:val="00571065"/>
    <w:rsid w:val="00572A50"/>
    <w:rsid w:val="005730F8"/>
    <w:rsid w:val="0057739D"/>
    <w:rsid w:val="0057769E"/>
    <w:rsid w:val="0058044E"/>
    <w:rsid w:val="005805B5"/>
    <w:rsid w:val="00581E38"/>
    <w:rsid w:val="00582599"/>
    <w:rsid w:val="005835CF"/>
    <w:rsid w:val="00584E47"/>
    <w:rsid w:val="00584F95"/>
    <w:rsid w:val="005873F9"/>
    <w:rsid w:val="00590053"/>
    <w:rsid w:val="00590CDC"/>
    <w:rsid w:val="005919B0"/>
    <w:rsid w:val="00592507"/>
    <w:rsid w:val="00592D4B"/>
    <w:rsid w:val="00592F0A"/>
    <w:rsid w:val="0059518F"/>
    <w:rsid w:val="005965E9"/>
    <w:rsid w:val="00596BAA"/>
    <w:rsid w:val="00596D7F"/>
    <w:rsid w:val="00596F1B"/>
    <w:rsid w:val="005978A6"/>
    <w:rsid w:val="005A034E"/>
    <w:rsid w:val="005A0B0E"/>
    <w:rsid w:val="005A0B9C"/>
    <w:rsid w:val="005A0D49"/>
    <w:rsid w:val="005A1892"/>
    <w:rsid w:val="005A2064"/>
    <w:rsid w:val="005A254D"/>
    <w:rsid w:val="005A4625"/>
    <w:rsid w:val="005A538A"/>
    <w:rsid w:val="005A6526"/>
    <w:rsid w:val="005A6791"/>
    <w:rsid w:val="005A6D69"/>
    <w:rsid w:val="005A7A62"/>
    <w:rsid w:val="005A7F8A"/>
    <w:rsid w:val="005B09C8"/>
    <w:rsid w:val="005B24F1"/>
    <w:rsid w:val="005B2D3B"/>
    <w:rsid w:val="005B35C8"/>
    <w:rsid w:val="005B3F7A"/>
    <w:rsid w:val="005B3FFD"/>
    <w:rsid w:val="005B4669"/>
    <w:rsid w:val="005B4942"/>
    <w:rsid w:val="005B5616"/>
    <w:rsid w:val="005B5EA2"/>
    <w:rsid w:val="005B71E6"/>
    <w:rsid w:val="005C0197"/>
    <w:rsid w:val="005C1A02"/>
    <w:rsid w:val="005C2BC6"/>
    <w:rsid w:val="005D057B"/>
    <w:rsid w:val="005D07B6"/>
    <w:rsid w:val="005D09CC"/>
    <w:rsid w:val="005D1AE1"/>
    <w:rsid w:val="005D1C35"/>
    <w:rsid w:val="005D1EB5"/>
    <w:rsid w:val="005D22C9"/>
    <w:rsid w:val="005D2B0B"/>
    <w:rsid w:val="005D3670"/>
    <w:rsid w:val="005D40BB"/>
    <w:rsid w:val="005D5027"/>
    <w:rsid w:val="005D6673"/>
    <w:rsid w:val="005D6E3A"/>
    <w:rsid w:val="005E0323"/>
    <w:rsid w:val="005E0BDE"/>
    <w:rsid w:val="005E12FD"/>
    <w:rsid w:val="005E19F6"/>
    <w:rsid w:val="005E20A8"/>
    <w:rsid w:val="005E4284"/>
    <w:rsid w:val="005E451D"/>
    <w:rsid w:val="005E456C"/>
    <w:rsid w:val="005E5D8F"/>
    <w:rsid w:val="005E5DFB"/>
    <w:rsid w:val="005E6228"/>
    <w:rsid w:val="005E6B4E"/>
    <w:rsid w:val="005E709F"/>
    <w:rsid w:val="005E70DF"/>
    <w:rsid w:val="005E739D"/>
    <w:rsid w:val="005F0966"/>
    <w:rsid w:val="005F0A58"/>
    <w:rsid w:val="005F1158"/>
    <w:rsid w:val="005F127D"/>
    <w:rsid w:val="005F2525"/>
    <w:rsid w:val="005F3192"/>
    <w:rsid w:val="005F388C"/>
    <w:rsid w:val="005F4CCB"/>
    <w:rsid w:val="005F4F24"/>
    <w:rsid w:val="005F5FDE"/>
    <w:rsid w:val="005F6414"/>
    <w:rsid w:val="006000D6"/>
    <w:rsid w:val="00600A87"/>
    <w:rsid w:val="00601025"/>
    <w:rsid w:val="006010CE"/>
    <w:rsid w:val="00602E72"/>
    <w:rsid w:val="00602F4C"/>
    <w:rsid w:val="00603760"/>
    <w:rsid w:val="00604FB5"/>
    <w:rsid w:val="00605885"/>
    <w:rsid w:val="00605C82"/>
    <w:rsid w:val="00605D7B"/>
    <w:rsid w:val="00610937"/>
    <w:rsid w:val="006113C5"/>
    <w:rsid w:val="00611B16"/>
    <w:rsid w:val="00612BA4"/>
    <w:rsid w:val="00613681"/>
    <w:rsid w:val="00614365"/>
    <w:rsid w:val="00614A12"/>
    <w:rsid w:val="00614B92"/>
    <w:rsid w:val="00614E1A"/>
    <w:rsid w:val="006156BF"/>
    <w:rsid w:val="00615B39"/>
    <w:rsid w:val="00616CE1"/>
    <w:rsid w:val="0061769A"/>
    <w:rsid w:val="0062083D"/>
    <w:rsid w:val="00620B64"/>
    <w:rsid w:val="00621F2E"/>
    <w:rsid w:val="00622F52"/>
    <w:rsid w:val="00623702"/>
    <w:rsid w:val="0062385D"/>
    <w:rsid w:val="006279F1"/>
    <w:rsid w:val="00627EEF"/>
    <w:rsid w:val="006302C9"/>
    <w:rsid w:val="0063108B"/>
    <w:rsid w:val="00631099"/>
    <w:rsid w:val="00631385"/>
    <w:rsid w:val="006330DA"/>
    <w:rsid w:val="00633D10"/>
    <w:rsid w:val="006340A5"/>
    <w:rsid w:val="006352D0"/>
    <w:rsid w:val="006359B9"/>
    <w:rsid w:val="00636738"/>
    <w:rsid w:val="006369FE"/>
    <w:rsid w:val="0063706C"/>
    <w:rsid w:val="0063728C"/>
    <w:rsid w:val="00640B60"/>
    <w:rsid w:val="00641256"/>
    <w:rsid w:val="00643325"/>
    <w:rsid w:val="0064378A"/>
    <w:rsid w:val="00643BDB"/>
    <w:rsid w:val="00644D01"/>
    <w:rsid w:val="00644D96"/>
    <w:rsid w:val="006453B4"/>
    <w:rsid w:val="00645CFF"/>
    <w:rsid w:val="00651A33"/>
    <w:rsid w:val="00651F0F"/>
    <w:rsid w:val="00652057"/>
    <w:rsid w:val="006522A3"/>
    <w:rsid w:val="00652730"/>
    <w:rsid w:val="00652EE7"/>
    <w:rsid w:val="00654177"/>
    <w:rsid w:val="0065476D"/>
    <w:rsid w:val="00655A42"/>
    <w:rsid w:val="00655D00"/>
    <w:rsid w:val="00656D98"/>
    <w:rsid w:val="00657A21"/>
    <w:rsid w:val="006610AB"/>
    <w:rsid w:val="00661A53"/>
    <w:rsid w:val="00661EDE"/>
    <w:rsid w:val="00662723"/>
    <w:rsid w:val="006638C1"/>
    <w:rsid w:val="00664421"/>
    <w:rsid w:val="0066464C"/>
    <w:rsid w:val="006647CC"/>
    <w:rsid w:val="00664A78"/>
    <w:rsid w:val="00665F57"/>
    <w:rsid w:val="00666485"/>
    <w:rsid w:val="00667A29"/>
    <w:rsid w:val="00667C25"/>
    <w:rsid w:val="00670305"/>
    <w:rsid w:val="006705C3"/>
    <w:rsid w:val="00670936"/>
    <w:rsid w:val="00671B2A"/>
    <w:rsid w:val="00672922"/>
    <w:rsid w:val="0067334D"/>
    <w:rsid w:val="006737FE"/>
    <w:rsid w:val="00673CC5"/>
    <w:rsid w:val="006742C0"/>
    <w:rsid w:val="00675994"/>
    <w:rsid w:val="006764E8"/>
    <w:rsid w:val="00676835"/>
    <w:rsid w:val="00676FBA"/>
    <w:rsid w:val="006779B8"/>
    <w:rsid w:val="00677F9E"/>
    <w:rsid w:val="00681476"/>
    <w:rsid w:val="00681C28"/>
    <w:rsid w:val="0068271A"/>
    <w:rsid w:val="006828B5"/>
    <w:rsid w:val="00682F3F"/>
    <w:rsid w:val="006849C4"/>
    <w:rsid w:val="00686210"/>
    <w:rsid w:val="00686BFC"/>
    <w:rsid w:val="00686CFE"/>
    <w:rsid w:val="006876FE"/>
    <w:rsid w:val="00690200"/>
    <w:rsid w:val="006913C5"/>
    <w:rsid w:val="00692AC6"/>
    <w:rsid w:val="00692B2A"/>
    <w:rsid w:val="00692FA1"/>
    <w:rsid w:val="00693CC7"/>
    <w:rsid w:val="00693EFD"/>
    <w:rsid w:val="00695B86"/>
    <w:rsid w:val="00695DF0"/>
    <w:rsid w:val="00696FDC"/>
    <w:rsid w:val="006A0700"/>
    <w:rsid w:val="006A1A87"/>
    <w:rsid w:val="006A1D03"/>
    <w:rsid w:val="006A366B"/>
    <w:rsid w:val="006A42C7"/>
    <w:rsid w:val="006A430B"/>
    <w:rsid w:val="006A45DF"/>
    <w:rsid w:val="006A59DF"/>
    <w:rsid w:val="006B0C31"/>
    <w:rsid w:val="006B2EAC"/>
    <w:rsid w:val="006B3285"/>
    <w:rsid w:val="006B4F8F"/>
    <w:rsid w:val="006B585E"/>
    <w:rsid w:val="006B66DA"/>
    <w:rsid w:val="006B7781"/>
    <w:rsid w:val="006B7E22"/>
    <w:rsid w:val="006C21E8"/>
    <w:rsid w:val="006C39EB"/>
    <w:rsid w:val="006C6153"/>
    <w:rsid w:val="006C7072"/>
    <w:rsid w:val="006C7846"/>
    <w:rsid w:val="006D361C"/>
    <w:rsid w:val="006D522E"/>
    <w:rsid w:val="006D5B7A"/>
    <w:rsid w:val="006D6E89"/>
    <w:rsid w:val="006D75B9"/>
    <w:rsid w:val="006D78C0"/>
    <w:rsid w:val="006D7C5B"/>
    <w:rsid w:val="006D7CA9"/>
    <w:rsid w:val="006E0C75"/>
    <w:rsid w:val="006E1635"/>
    <w:rsid w:val="006E2E69"/>
    <w:rsid w:val="006E307A"/>
    <w:rsid w:val="006E3D73"/>
    <w:rsid w:val="006E4ABC"/>
    <w:rsid w:val="006E73B6"/>
    <w:rsid w:val="006F0B73"/>
    <w:rsid w:val="006F100D"/>
    <w:rsid w:val="006F2CAE"/>
    <w:rsid w:val="006F2EDB"/>
    <w:rsid w:val="006F365A"/>
    <w:rsid w:val="006F36CD"/>
    <w:rsid w:val="006F4AF6"/>
    <w:rsid w:val="006F5209"/>
    <w:rsid w:val="006F526E"/>
    <w:rsid w:val="006F5912"/>
    <w:rsid w:val="006F5CED"/>
    <w:rsid w:val="006F7748"/>
    <w:rsid w:val="00700778"/>
    <w:rsid w:val="00700DCF"/>
    <w:rsid w:val="00700DFD"/>
    <w:rsid w:val="00702628"/>
    <w:rsid w:val="00702ECB"/>
    <w:rsid w:val="00705724"/>
    <w:rsid w:val="007060AE"/>
    <w:rsid w:val="00706693"/>
    <w:rsid w:val="007068F8"/>
    <w:rsid w:val="00707977"/>
    <w:rsid w:val="00707FEB"/>
    <w:rsid w:val="00710838"/>
    <w:rsid w:val="007116F6"/>
    <w:rsid w:val="007119F0"/>
    <w:rsid w:val="00711B12"/>
    <w:rsid w:val="007126B1"/>
    <w:rsid w:val="007127EC"/>
    <w:rsid w:val="0071293C"/>
    <w:rsid w:val="00712B66"/>
    <w:rsid w:val="007139B6"/>
    <w:rsid w:val="00713A45"/>
    <w:rsid w:val="007143F3"/>
    <w:rsid w:val="00715A67"/>
    <w:rsid w:val="00715CA1"/>
    <w:rsid w:val="00716103"/>
    <w:rsid w:val="00717073"/>
    <w:rsid w:val="0071727A"/>
    <w:rsid w:val="00721D8D"/>
    <w:rsid w:val="00722AD3"/>
    <w:rsid w:val="00723E32"/>
    <w:rsid w:val="00723F85"/>
    <w:rsid w:val="00725354"/>
    <w:rsid w:val="007268E5"/>
    <w:rsid w:val="00726D13"/>
    <w:rsid w:val="00726E64"/>
    <w:rsid w:val="00727CD9"/>
    <w:rsid w:val="0073232B"/>
    <w:rsid w:val="00732B51"/>
    <w:rsid w:val="0073492E"/>
    <w:rsid w:val="00734A85"/>
    <w:rsid w:val="00735F86"/>
    <w:rsid w:val="00736552"/>
    <w:rsid w:val="00736A57"/>
    <w:rsid w:val="00737011"/>
    <w:rsid w:val="0074015E"/>
    <w:rsid w:val="00740E41"/>
    <w:rsid w:val="007420A0"/>
    <w:rsid w:val="00742792"/>
    <w:rsid w:val="00745513"/>
    <w:rsid w:val="00746D3C"/>
    <w:rsid w:val="007477FA"/>
    <w:rsid w:val="00752DC1"/>
    <w:rsid w:val="00752DE0"/>
    <w:rsid w:val="007577D2"/>
    <w:rsid w:val="00757CE0"/>
    <w:rsid w:val="00760D11"/>
    <w:rsid w:val="007615F7"/>
    <w:rsid w:val="00761DF2"/>
    <w:rsid w:val="00762C37"/>
    <w:rsid w:val="00763777"/>
    <w:rsid w:val="00763E95"/>
    <w:rsid w:val="00764800"/>
    <w:rsid w:val="00764EB5"/>
    <w:rsid w:val="00766B71"/>
    <w:rsid w:val="0076725B"/>
    <w:rsid w:val="00767792"/>
    <w:rsid w:val="00767EFD"/>
    <w:rsid w:val="007701D8"/>
    <w:rsid w:val="0077156A"/>
    <w:rsid w:val="00771984"/>
    <w:rsid w:val="007720D9"/>
    <w:rsid w:val="00772BF8"/>
    <w:rsid w:val="00772C46"/>
    <w:rsid w:val="00773988"/>
    <w:rsid w:val="00773A78"/>
    <w:rsid w:val="00775674"/>
    <w:rsid w:val="007758DE"/>
    <w:rsid w:val="007761D4"/>
    <w:rsid w:val="0077693F"/>
    <w:rsid w:val="00777A76"/>
    <w:rsid w:val="00780574"/>
    <w:rsid w:val="00781B6C"/>
    <w:rsid w:val="00781C8D"/>
    <w:rsid w:val="00782307"/>
    <w:rsid w:val="007847D6"/>
    <w:rsid w:val="007855B7"/>
    <w:rsid w:val="00785CC3"/>
    <w:rsid w:val="007906D2"/>
    <w:rsid w:val="00791114"/>
    <w:rsid w:val="00791192"/>
    <w:rsid w:val="0079140A"/>
    <w:rsid w:val="00792D5D"/>
    <w:rsid w:val="00793CDF"/>
    <w:rsid w:val="00793F08"/>
    <w:rsid w:val="007941C0"/>
    <w:rsid w:val="00794294"/>
    <w:rsid w:val="007943DC"/>
    <w:rsid w:val="00795367"/>
    <w:rsid w:val="00795C67"/>
    <w:rsid w:val="00795EDE"/>
    <w:rsid w:val="00796255"/>
    <w:rsid w:val="007979BB"/>
    <w:rsid w:val="00797CD5"/>
    <w:rsid w:val="007A0F08"/>
    <w:rsid w:val="007A15E5"/>
    <w:rsid w:val="007A3633"/>
    <w:rsid w:val="007A50BA"/>
    <w:rsid w:val="007B236B"/>
    <w:rsid w:val="007B2E92"/>
    <w:rsid w:val="007B4648"/>
    <w:rsid w:val="007B6362"/>
    <w:rsid w:val="007B6E83"/>
    <w:rsid w:val="007B709B"/>
    <w:rsid w:val="007B70C8"/>
    <w:rsid w:val="007B75E3"/>
    <w:rsid w:val="007C10DC"/>
    <w:rsid w:val="007C10FE"/>
    <w:rsid w:val="007C1A12"/>
    <w:rsid w:val="007C1D3E"/>
    <w:rsid w:val="007C1E6D"/>
    <w:rsid w:val="007C2D7F"/>
    <w:rsid w:val="007C2F93"/>
    <w:rsid w:val="007C36D3"/>
    <w:rsid w:val="007C385B"/>
    <w:rsid w:val="007C772F"/>
    <w:rsid w:val="007D00B8"/>
    <w:rsid w:val="007D07A9"/>
    <w:rsid w:val="007D0F74"/>
    <w:rsid w:val="007D109A"/>
    <w:rsid w:val="007D206B"/>
    <w:rsid w:val="007D4920"/>
    <w:rsid w:val="007D4C87"/>
    <w:rsid w:val="007D5760"/>
    <w:rsid w:val="007D5C1F"/>
    <w:rsid w:val="007D5DFC"/>
    <w:rsid w:val="007D6F32"/>
    <w:rsid w:val="007D7AF0"/>
    <w:rsid w:val="007E074F"/>
    <w:rsid w:val="007E147B"/>
    <w:rsid w:val="007E1809"/>
    <w:rsid w:val="007E3C58"/>
    <w:rsid w:val="007E3FFA"/>
    <w:rsid w:val="007E40A3"/>
    <w:rsid w:val="007E4E4B"/>
    <w:rsid w:val="007E5C15"/>
    <w:rsid w:val="007E6DC3"/>
    <w:rsid w:val="007E7F49"/>
    <w:rsid w:val="007F06C9"/>
    <w:rsid w:val="007F0764"/>
    <w:rsid w:val="007F2E2D"/>
    <w:rsid w:val="007F3FA8"/>
    <w:rsid w:val="007F54A2"/>
    <w:rsid w:val="007F6180"/>
    <w:rsid w:val="007F7C3B"/>
    <w:rsid w:val="007F7F21"/>
    <w:rsid w:val="008003F3"/>
    <w:rsid w:val="0080146A"/>
    <w:rsid w:val="00801986"/>
    <w:rsid w:val="00801B77"/>
    <w:rsid w:val="0080221B"/>
    <w:rsid w:val="00802F2F"/>
    <w:rsid w:val="008063D7"/>
    <w:rsid w:val="008063F9"/>
    <w:rsid w:val="00806516"/>
    <w:rsid w:val="00806B8A"/>
    <w:rsid w:val="0081049B"/>
    <w:rsid w:val="00810536"/>
    <w:rsid w:val="008119DE"/>
    <w:rsid w:val="00813711"/>
    <w:rsid w:val="0081389A"/>
    <w:rsid w:val="00815317"/>
    <w:rsid w:val="00815561"/>
    <w:rsid w:val="00815A85"/>
    <w:rsid w:val="00816717"/>
    <w:rsid w:val="0081781E"/>
    <w:rsid w:val="00817C67"/>
    <w:rsid w:val="008200F3"/>
    <w:rsid w:val="00820202"/>
    <w:rsid w:val="00820B7C"/>
    <w:rsid w:val="00820C3B"/>
    <w:rsid w:val="008211DF"/>
    <w:rsid w:val="008213DC"/>
    <w:rsid w:val="0082216E"/>
    <w:rsid w:val="00823CDB"/>
    <w:rsid w:val="00825EB9"/>
    <w:rsid w:val="00825F50"/>
    <w:rsid w:val="0083035A"/>
    <w:rsid w:val="008305DE"/>
    <w:rsid w:val="00831279"/>
    <w:rsid w:val="00832B23"/>
    <w:rsid w:val="0083326B"/>
    <w:rsid w:val="00833366"/>
    <w:rsid w:val="008333C3"/>
    <w:rsid w:val="00833666"/>
    <w:rsid w:val="008366E5"/>
    <w:rsid w:val="00836C47"/>
    <w:rsid w:val="00837175"/>
    <w:rsid w:val="00840958"/>
    <w:rsid w:val="00841B02"/>
    <w:rsid w:val="00842EB2"/>
    <w:rsid w:val="0084495B"/>
    <w:rsid w:val="00845535"/>
    <w:rsid w:val="008471E3"/>
    <w:rsid w:val="00847CA9"/>
    <w:rsid w:val="008517D5"/>
    <w:rsid w:val="00851B40"/>
    <w:rsid w:val="008527C3"/>
    <w:rsid w:val="0085494B"/>
    <w:rsid w:val="0085598C"/>
    <w:rsid w:val="00857309"/>
    <w:rsid w:val="00857BF3"/>
    <w:rsid w:val="00857EA2"/>
    <w:rsid w:val="008610FF"/>
    <w:rsid w:val="00861C25"/>
    <w:rsid w:val="00861E02"/>
    <w:rsid w:val="008655AC"/>
    <w:rsid w:val="008660FF"/>
    <w:rsid w:val="0086751C"/>
    <w:rsid w:val="00870F94"/>
    <w:rsid w:val="008710AD"/>
    <w:rsid w:val="00871F72"/>
    <w:rsid w:val="00874053"/>
    <w:rsid w:val="00874190"/>
    <w:rsid w:val="00875F2B"/>
    <w:rsid w:val="0087658C"/>
    <w:rsid w:val="008803F5"/>
    <w:rsid w:val="00880A78"/>
    <w:rsid w:val="00881223"/>
    <w:rsid w:val="008818DA"/>
    <w:rsid w:val="00881983"/>
    <w:rsid w:val="00881A22"/>
    <w:rsid w:val="00882979"/>
    <w:rsid w:val="00883199"/>
    <w:rsid w:val="00883D50"/>
    <w:rsid w:val="00884A3A"/>
    <w:rsid w:val="00884BF1"/>
    <w:rsid w:val="00885143"/>
    <w:rsid w:val="00885C80"/>
    <w:rsid w:val="00887CDD"/>
    <w:rsid w:val="00890094"/>
    <w:rsid w:val="00890CE0"/>
    <w:rsid w:val="00891512"/>
    <w:rsid w:val="00892349"/>
    <w:rsid w:val="008923F1"/>
    <w:rsid w:val="00892B00"/>
    <w:rsid w:val="0089320A"/>
    <w:rsid w:val="00894BD4"/>
    <w:rsid w:val="00894FE4"/>
    <w:rsid w:val="0089664B"/>
    <w:rsid w:val="008978B4"/>
    <w:rsid w:val="008A05D7"/>
    <w:rsid w:val="008A3CBF"/>
    <w:rsid w:val="008A5F62"/>
    <w:rsid w:val="008A6732"/>
    <w:rsid w:val="008A6F9E"/>
    <w:rsid w:val="008A7719"/>
    <w:rsid w:val="008B0691"/>
    <w:rsid w:val="008B4223"/>
    <w:rsid w:val="008B45C0"/>
    <w:rsid w:val="008B4824"/>
    <w:rsid w:val="008B4AB5"/>
    <w:rsid w:val="008B4B36"/>
    <w:rsid w:val="008B51D4"/>
    <w:rsid w:val="008B52F4"/>
    <w:rsid w:val="008B5DEE"/>
    <w:rsid w:val="008C0648"/>
    <w:rsid w:val="008C093A"/>
    <w:rsid w:val="008C0AA9"/>
    <w:rsid w:val="008C21CF"/>
    <w:rsid w:val="008C3AD4"/>
    <w:rsid w:val="008C3F8C"/>
    <w:rsid w:val="008C57DB"/>
    <w:rsid w:val="008C649E"/>
    <w:rsid w:val="008C7638"/>
    <w:rsid w:val="008C7712"/>
    <w:rsid w:val="008D0526"/>
    <w:rsid w:val="008D19C4"/>
    <w:rsid w:val="008D1F52"/>
    <w:rsid w:val="008D42CC"/>
    <w:rsid w:val="008D44CD"/>
    <w:rsid w:val="008D46FB"/>
    <w:rsid w:val="008D5813"/>
    <w:rsid w:val="008D5AAC"/>
    <w:rsid w:val="008D5C75"/>
    <w:rsid w:val="008D669D"/>
    <w:rsid w:val="008D735D"/>
    <w:rsid w:val="008D7D41"/>
    <w:rsid w:val="008E030B"/>
    <w:rsid w:val="008E0E89"/>
    <w:rsid w:val="008E140A"/>
    <w:rsid w:val="008E1A1A"/>
    <w:rsid w:val="008E2AD6"/>
    <w:rsid w:val="008E3C51"/>
    <w:rsid w:val="008E525F"/>
    <w:rsid w:val="008E60A9"/>
    <w:rsid w:val="008E6D27"/>
    <w:rsid w:val="008E6D40"/>
    <w:rsid w:val="008F008A"/>
    <w:rsid w:val="008F01CB"/>
    <w:rsid w:val="008F2261"/>
    <w:rsid w:val="008F3A2B"/>
    <w:rsid w:val="008F4DBA"/>
    <w:rsid w:val="008F6D98"/>
    <w:rsid w:val="00900D8F"/>
    <w:rsid w:val="00902392"/>
    <w:rsid w:val="00903DBF"/>
    <w:rsid w:val="009069FD"/>
    <w:rsid w:val="00906BAF"/>
    <w:rsid w:val="009100EF"/>
    <w:rsid w:val="00910319"/>
    <w:rsid w:val="00910D0A"/>
    <w:rsid w:val="0091181D"/>
    <w:rsid w:val="00913482"/>
    <w:rsid w:val="00914B67"/>
    <w:rsid w:val="00914EA9"/>
    <w:rsid w:val="00915E1B"/>
    <w:rsid w:val="009161C3"/>
    <w:rsid w:val="00922A1F"/>
    <w:rsid w:val="0092499F"/>
    <w:rsid w:val="009258C1"/>
    <w:rsid w:val="009263A8"/>
    <w:rsid w:val="00926673"/>
    <w:rsid w:val="00926B1B"/>
    <w:rsid w:val="00927F0B"/>
    <w:rsid w:val="00931D4B"/>
    <w:rsid w:val="00932308"/>
    <w:rsid w:val="00932C71"/>
    <w:rsid w:val="00933585"/>
    <w:rsid w:val="00934034"/>
    <w:rsid w:val="00934383"/>
    <w:rsid w:val="0093458E"/>
    <w:rsid w:val="00935FDA"/>
    <w:rsid w:val="009360D3"/>
    <w:rsid w:val="00936D10"/>
    <w:rsid w:val="00936ED2"/>
    <w:rsid w:val="00937BA5"/>
    <w:rsid w:val="00940697"/>
    <w:rsid w:val="00941464"/>
    <w:rsid w:val="00941768"/>
    <w:rsid w:val="009428D0"/>
    <w:rsid w:val="009434E7"/>
    <w:rsid w:val="00943DEB"/>
    <w:rsid w:val="00944DB9"/>
    <w:rsid w:val="00944FF4"/>
    <w:rsid w:val="009456CF"/>
    <w:rsid w:val="00950949"/>
    <w:rsid w:val="009518DC"/>
    <w:rsid w:val="00952F10"/>
    <w:rsid w:val="00954A76"/>
    <w:rsid w:val="009567F0"/>
    <w:rsid w:val="00956873"/>
    <w:rsid w:val="009568A0"/>
    <w:rsid w:val="009610DE"/>
    <w:rsid w:val="0096294D"/>
    <w:rsid w:val="00964CC8"/>
    <w:rsid w:val="009650BB"/>
    <w:rsid w:val="009650C1"/>
    <w:rsid w:val="00967085"/>
    <w:rsid w:val="009678A7"/>
    <w:rsid w:val="00967BA3"/>
    <w:rsid w:val="00971841"/>
    <w:rsid w:val="00972FF0"/>
    <w:rsid w:val="009731BA"/>
    <w:rsid w:val="00974C4F"/>
    <w:rsid w:val="00974D14"/>
    <w:rsid w:val="00974FC5"/>
    <w:rsid w:val="00976CD0"/>
    <w:rsid w:val="009814B9"/>
    <w:rsid w:val="00981F81"/>
    <w:rsid w:val="00982043"/>
    <w:rsid w:val="00982C3A"/>
    <w:rsid w:val="00982CFF"/>
    <w:rsid w:val="0098317B"/>
    <w:rsid w:val="00983ADE"/>
    <w:rsid w:val="009840DF"/>
    <w:rsid w:val="009847D8"/>
    <w:rsid w:val="00985430"/>
    <w:rsid w:val="00985702"/>
    <w:rsid w:val="009858F2"/>
    <w:rsid w:val="00986B9C"/>
    <w:rsid w:val="00986E85"/>
    <w:rsid w:val="00990461"/>
    <w:rsid w:val="00994BB9"/>
    <w:rsid w:val="00994BC6"/>
    <w:rsid w:val="00994FB9"/>
    <w:rsid w:val="00995065"/>
    <w:rsid w:val="00995769"/>
    <w:rsid w:val="00996B81"/>
    <w:rsid w:val="009A024C"/>
    <w:rsid w:val="009A034C"/>
    <w:rsid w:val="009A059A"/>
    <w:rsid w:val="009A0CB6"/>
    <w:rsid w:val="009A208C"/>
    <w:rsid w:val="009A243A"/>
    <w:rsid w:val="009A29B2"/>
    <w:rsid w:val="009A37BE"/>
    <w:rsid w:val="009A49CD"/>
    <w:rsid w:val="009A585C"/>
    <w:rsid w:val="009A60AF"/>
    <w:rsid w:val="009A6757"/>
    <w:rsid w:val="009A6A69"/>
    <w:rsid w:val="009A73F2"/>
    <w:rsid w:val="009A7B91"/>
    <w:rsid w:val="009B1548"/>
    <w:rsid w:val="009B2D3B"/>
    <w:rsid w:val="009C07B6"/>
    <w:rsid w:val="009C0B4D"/>
    <w:rsid w:val="009C150F"/>
    <w:rsid w:val="009C1BE1"/>
    <w:rsid w:val="009C21B0"/>
    <w:rsid w:val="009C3300"/>
    <w:rsid w:val="009C3AEC"/>
    <w:rsid w:val="009C5BC3"/>
    <w:rsid w:val="009C5ED5"/>
    <w:rsid w:val="009C6557"/>
    <w:rsid w:val="009C66B0"/>
    <w:rsid w:val="009C6AAF"/>
    <w:rsid w:val="009C7FDB"/>
    <w:rsid w:val="009D0D31"/>
    <w:rsid w:val="009D158A"/>
    <w:rsid w:val="009D187D"/>
    <w:rsid w:val="009D1ACE"/>
    <w:rsid w:val="009D2EC9"/>
    <w:rsid w:val="009D3F28"/>
    <w:rsid w:val="009D4271"/>
    <w:rsid w:val="009D49D5"/>
    <w:rsid w:val="009E2C20"/>
    <w:rsid w:val="009E3689"/>
    <w:rsid w:val="009E414A"/>
    <w:rsid w:val="009E4564"/>
    <w:rsid w:val="009E4BAD"/>
    <w:rsid w:val="009E57CC"/>
    <w:rsid w:val="009E5960"/>
    <w:rsid w:val="009E661F"/>
    <w:rsid w:val="009E6DBA"/>
    <w:rsid w:val="009E75A4"/>
    <w:rsid w:val="009F0509"/>
    <w:rsid w:val="009F052C"/>
    <w:rsid w:val="009F0919"/>
    <w:rsid w:val="009F0BDF"/>
    <w:rsid w:val="009F162B"/>
    <w:rsid w:val="009F17BC"/>
    <w:rsid w:val="009F5019"/>
    <w:rsid w:val="009F704C"/>
    <w:rsid w:val="009F79BA"/>
    <w:rsid w:val="00A00192"/>
    <w:rsid w:val="00A02DA6"/>
    <w:rsid w:val="00A03123"/>
    <w:rsid w:val="00A038DF"/>
    <w:rsid w:val="00A03A34"/>
    <w:rsid w:val="00A04BC5"/>
    <w:rsid w:val="00A051FC"/>
    <w:rsid w:val="00A055CF"/>
    <w:rsid w:val="00A06048"/>
    <w:rsid w:val="00A06FF0"/>
    <w:rsid w:val="00A10788"/>
    <w:rsid w:val="00A11255"/>
    <w:rsid w:val="00A113F6"/>
    <w:rsid w:val="00A121AB"/>
    <w:rsid w:val="00A13B48"/>
    <w:rsid w:val="00A14024"/>
    <w:rsid w:val="00A143AB"/>
    <w:rsid w:val="00A14B14"/>
    <w:rsid w:val="00A15479"/>
    <w:rsid w:val="00A15D28"/>
    <w:rsid w:val="00A15EEB"/>
    <w:rsid w:val="00A15F6C"/>
    <w:rsid w:val="00A16E14"/>
    <w:rsid w:val="00A17BAF"/>
    <w:rsid w:val="00A209E3"/>
    <w:rsid w:val="00A20B81"/>
    <w:rsid w:val="00A212E5"/>
    <w:rsid w:val="00A21AE3"/>
    <w:rsid w:val="00A23228"/>
    <w:rsid w:val="00A2362F"/>
    <w:rsid w:val="00A262BD"/>
    <w:rsid w:val="00A26A54"/>
    <w:rsid w:val="00A30D0D"/>
    <w:rsid w:val="00A31460"/>
    <w:rsid w:val="00A31C68"/>
    <w:rsid w:val="00A3234F"/>
    <w:rsid w:val="00A32580"/>
    <w:rsid w:val="00A3269D"/>
    <w:rsid w:val="00A33AF0"/>
    <w:rsid w:val="00A36F15"/>
    <w:rsid w:val="00A3772F"/>
    <w:rsid w:val="00A377B7"/>
    <w:rsid w:val="00A40792"/>
    <w:rsid w:val="00A41B3F"/>
    <w:rsid w:val="00A43F12"/>
    <w:rsid w:val="00A444CF"/>
    <w:rsid w:val="00A446A7"/>
    <w:rsid w:val="00A4511A"/>
    <w:rsid w:val="00A46825"/>
    <w:rsid w:val="00A478AF"/>
    <w:rsid w:val="00A52088"/>
    <w:rsid w:val="00A538B8"/>
    <w:rsid w:val="00A54F13"/>
    <w:rsid w:val="00A55250"/>
    <w:rsid w:val="00A552AB"/>
    <w:rsid w:val="00A5559A"/>
    <w:rsid w:val="00A55BBA"/>
    <w:rsid w:val="00A57E0D"/>
    <w:rsid w:val="00A60931"/>
    <w:rsid w:val="00A60B75"/>
    <w:rsid w:val="00A618AB"/>
    <w:rsid w:val="00A628FA"/>
    <w:rsid w:val="00A62DC2"/>
    <w:rsid w:val="00A6355C"/>
    <w:rsid w:val="00A64C8C"/>
    <w:rsid w:val="00A65FDF"/>
    <w:rsid w:val="00A66A4A"/>
    <w:rsid w:val="00A66E4E"/>
    <w:rsid w:val="00A72965"/>
    <w:rsid w:val="00A7459E"/>
    <w:rsid w:val="00A7618B"/>
    <w:rsid w:val="00A76FD9"/>
    <w:rsid w:val="00A77580"/>
    <w:rsid w:val="00A779A0"/>
    <w:rsid w:val="00A77DAB"/>
    <w:rsid w:val="00A802BF"/>
    <w:rsid w:val="00A818AF"/>
    <w:rsid w:val="00A826DF"/>
    <w:rsid w:val="00A82DE1"/>
    <w:rsid w:val="00A84BC4"/>
    <w:rsid w:val="00A85D3D"/>
    <w:rsid w:val="00A86FC0"/>
    <w:rsid w:val="00A8759C"/>
    <w:rsid w:val="00A87835"/>
    <w:rsid w:val="00A90E46"/>
    <w:rsid w:val="00A91651"/>
    <w:rsid w:val="00A9261E"/>
    <w:rsid w:val="00A96493"/>
    <w:rsid w:val="00A96605"/>
    <w:rsid w:val="00A973E6"/>
    <w:rsid w:val="00A97A47"/>
    <w:rsid w:val="00AA10AA"/>
    <w:rsid w:val="00AA1F3B"/>
    <w:rsid w:val="00AA258F"/>
    <w:rsid w:val="00AA2B4E"/>
    <w:rsid w:val="00AA320D"/>
    <w:rsid w:val="00AA3AE9"/>
    <w:rsid w:val="00AA4337"/>
    <w:rsid w:val="00AA515B"/>
    <w:rsid w:val="00AA5DF5"/>
    <w:rsid w:val="00AA6ABA"/>
    <w:rsid w:val="00AA7B57"/>
    <w:rsid w:val="00AB0340"/>
    <w:rsid w:val="00AB05A2"/>
    <w:rsid w:val="00AB0963"/>
    <w:rsid w:val="00AB1045"/>
    <w:rsid w:val="00AB125D"/>
    <w:rsid w:val="00AB2F86"/>
    <w:rsid w:val="00AB4CED"/>
    <w:rsid w:val="00AB6424"/>
    <w:rsid w:val="00AB7061"/>
    <w:rsid w:val="00AB7499"/>
    <w:rsid w:val="00AB791C"/>
    <w:rsid w:val="00AC0184"/>
    <w:rsid w:val="00AC035A"/>
    <w:rsid w:val="00AC0E68"/>
    <w:rsid w:val="00AC148F"/>
    <w:rsid w:val="00AC1A64"/>
    <w:rsid w:val="00AC1D7A"/>
    <w:rsid w:val="00AC2680"/>
    <w:rsid w:val="00AC364D"/>
    <w:rsid w:val="00AC3793"/>
    <w:rsid w:val="00AC486A"/>
    <w:rsid w:val="00AC535F"/>
    <w:rsid w:val="00AC5BDC"/>
    <w:rsid w:val="00AC70D0"/>
    <w:rsid w:val="00AC7127"/>
    <w:rsid w:val="00AC76B7"/>
    <w:rsid w:val="00AD083B"/>
    <w:rsid w:val="00AD2BA9"/>
    <w:rsid w:val="00AD3405"/>
    <w:rsid w:val="00AD35CC"/>
    <w:rsid w:val="00AD5C50"/>
    <w:rsid w:val="00AD7A18"/>
    <w:rsid w:val="00AE0DE7"/>
    <w:rsid w:val="00AE2AB3"/>
    <w:rsid w:val="00AE38DF"/>
    <w:rsid w:val="00AE4536"/>
    <w:rsid w:val="00AE5005"/>
    <w:rsid w:val="00AE5076"/>
    <w:rsid w:val="00AE54EC"/>
    <w:rsid w:val="00AE5784"/>
    <w:rsid w:val="00AE58EB"/>
    <w:rsid w:val="00AE64C5"/>
    <w:rsid w:val="00AE6788"/>
    <w:rsid w:val="00AE686E"/>
    <w:rsid w:val="00AE6972"/>
    <w:rsid w:val="00AE6B0A"/>
    <w:rsid w:val="00AE754A"/>
    <w:rsid w:val="00AE79DB"/>
    <w:rsid w:val="00AE7DA7"/>
    <w:rsid w:val="00AF08E6"/>
    <w:rsid w:val="00AF1762"/>
    <w:rsid w:val="00AF396D"/>
    <w:rsid w:val="00AF4230"/>
    <w:rsid w:val="00AF5666"/>
    <w:rsid w:val="00AF5731"/>
    <w:rsid w:val="00AF5CB5"/>
    <w:rsid w:val="00AF692B"/>
    <w:rsid w:val="00AF6F70"/>
    <w:rsid w:val="00B001A9"/>
    <w:rsid w:val="00B00FCA"/>
    <w:rsid w:val="00B02640"/>
    <w:rsid w:val="00B031E2"/>
    <w:rsid w:val="00B040B7"/>
    <w:rsid w:val="00B04AA5"/>
    <w:rsid w:val="00B05CCD"/>
    <w:rsid w:val="00B05F08"/>
    <w:rsid w:val="00B062EB"/>
    <w:rsid w:val="00B07315"/>
    <w:rsid w:val="00B0774D"/>
    <w:rsid w:val="00B07CD0"/>
    <w:rsid w:val="00B1116F"/>
    <w:rsid w:val="00B11390"/>
    <w:rsid w:val="00B13E26"/>
    <w:rsid w:val="00B13ED4"/>
    <w:rsid w:val="00B14323"/>
    <w:rsid w:val="00B14ECD"/>
    <w:rsid w:val="00B15307"/>
    <w:rsid w:val="00B16001"/>
    <w:rsid w:val="00B16B89"/>
    <w:rsid w:val="00B20012"/>
    <w:rsid w:val="00B23FF4"/>
    <w:rsid w:val="00B24A04"/>
    <w:rsid w:val="00B255E3"/>
    <w:rsid w:val="00B2680C"/>
    <w:rsid w:val="00B26FA3"/>
    <w:rsid w:val="00B27C5D"/>
    <w:rsid w:val="00B319B0"/>
    <w:rsid w:val="00B33B40"/>
    <w:rsid w:val="00B33CD1"/>
    <w:rsid w:val="00B34C98"/>
    <w:rsid w:val="00B34D2F"/>
    <w:rsid w:val="00B358A7"/>
    <w:rsid w:val="00B35E9C"/>
    <w:rsid w:val="00B37CFE"/>
    <w:rsid w:val="00B4096B"/>
    <w:rsid w:val="00B4298C"/>
    <w:rsid w:val="00B4388F"/>
    <w:rsid w:val="00B43C36"/>
    <w:rsid w:val="00B44A9F"/>
    <w:rsid w:val="00B45272"/>
    <w:rsid w:val="00B45ECE"/>
    <w:rsid w:val="00B46652"/>
    <w:rsid w:val="00B47968"/>
    <w:rsid w:val="00B51A2B"/>
    <w:rsid w:val="00B51E24"/>
    <w:rsid w:val="00B51F87"/>
    <w:rsid w:val="00B53740"/>
    <w:rsid w:val="00B56C6E"/>
    <w:rsid w:val="00B57214"/>
    <w:rsid w:val="00B572B5"/>
    <w:rsid w:val="00B579F2"/>
    <w:rsid w:val="00B57FC7"/>
    <w:rsid w:val="00B61189"/>
    <w:rsid w:val="00B61D99"/>
    <w:rsid w:val="00B65E94"/>
    <w:rsid w:val="00B66377"/>
    <w:rsid w:val="00B707AA"/>
    <w:rsid w:val="00B73E26"/>
    <w:rsid w:val="00B74426"/>
    <w:rsid w:val="00B746DE"/>
    <w:rsid w:val="00B81F9D"/>
    <w:rsid w:val="00B82556"/>
    <w:rsid w:val="00B83690"/>
    <w:rsid w:val="00B83A50"/>
    <w:rsid w:val="00B8451F"/>
    <w:rsid w:val="00B850A2"/>
    <w:rsid w:val="00B850F5"/>
    <w:rsid w:val="00B878AE"/>
    <w:rsid w:val="00B903B5"/>
    <w:rsid w:val="00B92084"/>
    <w:rsid w:val="00B92825"/>
    <w:rsid w:val="00B93BDB"/>
    <w:rsid w:val="00B94C6A"/>
    <w:rsid w:val="00BA1216"/>
    <w:rsid w:val="00BA1AE8"/>
    <w:rsid w:val="00BA1CA1"/>
    <w:rsid w:val="00BA2194"/>
    <w:rsid w:val="00BA2587"/>
    <w:rsid w:val="00BA2719"/>
    <w:rsid w:val="00BA429A"/>
    <w:rsid w:val="00BA4ADD"/>
    <w:rsid w:val="00BA54A5"/>
    <w:rsid w:val="00BA5947"/>
    <w:rsid w:val="00BA69C0"/>
    <w:rsid w:val="00BA6E02"/>
    <w:rsid w:val="00BA722C"/>
    <w:rsid w:val="00BB13FE"/>
    <w:rsid w:val="00BB1CFA"/>
    <w:rsid w:val="00BB2460"/>
    <w:rsid w:val="00BB27A5"/>
    <w:rsid w:val="00BB36F6"/>
    <w:rsid w:val="00BB4A3A"/>
    <w:rsid w:val="00BB6349"/>
    <w:rsid w:val="00BB6A5C"/>
    <w:rsid w:val="00BB6E76"/>
    <w:rsid w:val="00BB73BD"/>
    <w:rsid w:val="00BB7F6A"/>
    <w:rsid w:val="00BC0121"/>
    <w:rsid w:val="00BC0F12"/>
    <w:rsid w:val="00BC1CFD"/>
    <w:rsid w:val="00BC1F98"/>
    <w:rsid w:val="00BC20EE"/>
    <w:rsid w:val="00BC2A78"/>
    <w:rsid w:val="00BC334D"/>
    <w:rsid w:val="00BC3A1D"/>
    <w:rsid w:val="00BC3DC1"/>
    <w:rsid w:val="00BC447F"/>
    <w:rsid w:val="00BC4761"/>
    <w:rsid w:val="00BC4A1E"/>
    <w:rsid w:val="00BC4B45"/>
    <w:rsid w:val="00BC4C3A"/>
    <w:rsid w:val="00BC5194"/>
    <w:rsid w:val="00BC68B8"/>
    <w:rsid w:val="00BC692A"/>
    <w:rsid w:val="00BC74E3"/>
    <w:rsid w:val="00BD0872"/>
    <w:rsid w:val="00BD0EBA"/>
    <w:rsid w:val="00BD2029"/>
    <w:rsid w:val="00BD2B8A"/>
    <w:rsid w:val="00BD2C96"/>
    <w:rsid w:val="00BD3901"/>
    <w:rsid w:val="00BD56A5"/>
    <w:rsid w:val="00BD5BBC"/>
    <w:rsid w:val="00BD7012"/>
    <w:rsid w:val="00BE1AF1"/>
    <w:rsid w:val="00BE217F"/>
    <w:rsid w:val="00BE29EA"/>
    <w:rsid w:val="00BE69B8"/>
    <w:rsid w:val="00BE795E"/>
    <w:rsid w:val="00BF1A5D"/>
    <w:rsid w:val="00BF1D5A"/>
    <w:rsid w:val="00BF1DE0"/>
    <w:rsid w:val="00BF20E1"/>
    <w:rsid w:val="00BF2C79"/>
    <w:rsid w:val="00BF2E08"/>
    <w:rsid w:val="00BF2E53"/>
    <w:rsid w:val="00BF318B"/>
    <w:rsid w:val="00BF78B4"/>
    <w:rsid w:val="00BF7A84"/>
    <w:rsid w:val="00C00565"/>
    <w:rsid w:val="00C00A4B"/>
    <w:rsid w:val="00C01653"/>
    <w:rsid w:val="00C0166C"/>
    <w:rsid w:val="00C01A6C"/>
    <w:rsid w:val="00C02318"/>
    <w:rsid w:val="00C03EA3"/>
    <w:rsid w:val="00C06228"/>
    <w:rsid w:val="00C064F4"/>
    <w:rsid w:val="00C06BF5"/>
    <w:rsid w:val="00C07594"/>
    <w:rsid w:val="00C07A11"/>
    <w:rsid w:val="00C07DD9"/>
    <w:rsid w:val="00C10143"/>
    <w:rsid w:val="00C10737"/>
    <w:rsid w:val="00C12BD4"/>
    <w:rsid w:val="00C12C90"/>
    <w:rsid w:val="00C12CE7"/>
    <w:rsid w:val="00C12F95"/>
    <w:rsid w:val="00C13018"/>
    <w:rsid w:val="00C13D9B"/>
    <w:rsid w:val="00C14E64"/>
    <w:rsid w:val="00C15ACE"/>
    <w:rsid w:val="00C16A9D"/>
    <w:rsid w:val="00C16B57"/>
    <w:rsid w:val="00C16BBE"/>
    <w:rsid w:val="00C17AF1"/>
    <w:rsid w:val="00C209D8"/>
    <w:rsid w:val="00C2111A"/>
    <w:rsid w:val="00C2141B"/>
    <w:rsid w:val="00C22A22"/>
    <w:rsid w:val="00C22DA7"/>
    <w:rsid w:val="00C242B0"/>
    <w:rsid w:val="00C2479F"/>
    <w:rsid w:val="00C25010"/>
    <w:rsid w:val="00C266A4"/>
    <w:rsid w:val="00C2767C"/>
    <w:rsid w:val="00C307DB"/>
    <w:rsid w:val="00C30C0A"/>
    <w:rsid w:val="00C311FA"/>
    <w:rsid w:val="00C31203"/>
    <w:rsid w:val="00C318CC"/>
    <w:rsid w:val="00C3288B"/>
    <w:rsid w:val="00C32D13"/>
    <w:rsid w:val="00C3308F"/>
    <w:rsid w:val="00C33ACE"/>
    <w:rsid w:val="00C34A83"/>
    <w:rsid w:val="00C37200"/>
    <w:rsid w:val="00C413CF"/>
    <w:rsid w:val="00C4180C"/>
    <w:rsid w:val="00C41AC0"/>
    <w:rsid w:val="00C42F05"/>
    <w:rsid w:val="00C43C6F"/>
    <w:rsid w:val="00C45240"/>
    <w:rsid w:val="00C4596E"/>
    <w:rsid w:val="00C45982"/>
    <w:rsid w:val="00C45CA8"/>
    <w:rsid w:val="00C479DF"/>
    <w:rsid w:val="00C500F3"/>
    <w:rsid w:val="00C50F08"/>
    <w:rsid w:val="00C521A5"/>
    <w:rsid w:val="00C527AC"/>
    <w:rsid w:val="00C54DE4"/>
    <w:rsid w:val="00C54FE5"/>
    <w:rsid w:val="00C55C8E"/>
    <w:rsid w:val="00C57D5C"/>
    <w:rsid w:val="00C60173"/>
    <w:rsid w:val="00C60538"/>
    <w:rsid w:val="00C60E94"/>
    <w:rsid w:val="00C6146C"/>
    <w:rsid w:val="00C619A5"/>
    <w:rsid w:val="00C62BE5"/>
    <w:rsid w:val="00C63214"/>
    <w:rsid w:val="00C63BB8"/>
    <w:rsid w:val="00C64483"/>
    <w:rsid w:val="00C64548"/>
    <w:rsid w:val="00C64B32"/>
    <w:rsid w:val="00C65FB9"/>
    <w:rsid w:val="00C71368"/>
    <w:rsid w:val="00C71656"/>
    <w:rsid w:val="00C71B58"/>
    <w:rsid w:val="00C72B76"/>
    <w:rsid w:val="00C7383E"/>
    <w:rsid w:val="00C73BD9"/>
    <w:rsid w:val="00C75870"/>
    <w:rsid w:val="00C80C85"/>
    <w:rsid w:val="00C81CE9"/>
    <w:rsid w:val="00C83BAA"/>
    <w:rsid w:val="00C83D21"/>
    <w:rsid w:val="00C8480E"/>
    <w:rsid w:val="00C84ACE"/>
    <w:rsid w:val="00C84DAB"/>
    <w:rsid w:val="00C85EAE"/>
    <w:rsid w:val="00C85EFC"/>
    <w:rsid w:val="00C86AB4"/>
    <w:rsid w:val="00C90481"/>
    <w:rsid w:val="00C91179"/>
    <w:rsid w:val="00C91C7A"/>
    <w:rsid w:val="00C9340F"/>
    <w:rsid w:val="00C93A47"/>
    <w:rsid w:val="00C9441D"/>
    <w:rsid w:val="00C94916"/>
    <w:rsid w:val="00C94ED2"/>
    <w:rsid w:val="00C95126"/>
    <w:rsid w:val="00C9517B"/>
    <w:rsid w:val="00C9525B"/>
    <w:rsid w:val="00C95473"/>
    <w:rsid w:val="00C95DE6"/>
    <w:rsid w:val="00C973A6"/>
    <w:rsid w:val="00C97887"/>
    <w:rsid w:val="00CA0185"/>
    <w:rsid w:val="00CA0514"/>
    <w:rsid w:val="00CA0676"/>
    <w:rsid w:val="00CA06D3"/>
    <w:rsid w:val="00CA09FE"/>
    <w:rsid w:val="00CA0D2B"/>
    <w:rsid w:val="00CA2F6D"/>
    <w:rsid w:val="00CA61B3"/>
    <w:rsid w:val="00CA6FD8"/>
    <w:rsid w:val="00CB10CA"/>
    <w:rsid w:val="00CB16D8"/>
    <w:rsid w:val="00CB23FD"/>
    <w:rsid w:val="00CB42F1"/>
    <w:rsid w:val="00CB4406"/>
    <w:rsid w:val="00CB4FB0"/>
    <w:rsid w:val="00CB76BE"/>
    <w:rsid w:val="00CB77AD"/>
    <w:rsid w:val="00CC1B76"/>
    <w:rsid w:val="00CC2C94"/>
    <w:rsid w:val="00CC31B0"/>
    <w:rsid w:val="00CC37C1"/>
    <w:rsid w:val="00CC3A3F"/>
    <w:rsid w:val="00CC5C21"/>
    <w:rsid w:val="00CC6D6A"/>
    <w:rsid w:val="00CC72F2"/>
    <w:rsid w:val="00CC780D"/>
    <w:rsid w:val="00CD1926"/>
    <w:rsid w:val="00CD37EB"/>
    <w:rsid w:val="00CD3904"/>
    <w:rsid w:val="00CD3FE5"/>
    <w:rsid w:val="00CD4267"/>
    <w:rsid w:val="00CD4FE4"/>
    <w:rsid w:val="00CD5DCB"/>
    <w:rsid w:val="00CD65CA"/>
    <w:rsid w:val="00CD711D"/>
    <w:rsid w:val="00CE0394"/>
    <w:rsid w:val="00CE0F9C"/>
    <w:rsid w:val="00CE18D6"/>
    <w:rsid w:val="00CE322C"/>
    <w:rsid w:val="00CE3AF2"/>
    <w:rsid w:val="00CE4A94"/>
    <w:rsid w:val="00CE5B9D"/>
    <w:rsid w:val="00CE5E0D"/>
    <w:rsid w:val="00CE6DB4"/>
    <w:rsid w:val="00CE77D9"/>
    <w:rsid w:val="00CF1267"/>
    <w:rsid w:val="00CF37C4"/>
    <w:rsid w:val="00CF465E"/>
    <w:rsid w:val="00CF4CA6"/>
    <w:rsid w:val="00CF4E77"/>
    <w:rsid w:val="00CF5199"/>
    <w:rsid w:val="00CF5F55"/>
    <w:rsid w:val="00CF6DB9"/>
    <w:rsid w:val="00CF7D2F"/>
    <w:rsid w:val="00D00C93"/>
    <w:rsid w:val="00D01293"/>
    <w:rsid w:val="00D01D26"/>
    <w:rsid w:val="00D024B1"/>
    <w:rsid w:val="00D026DE"/>
    <w:rsid w:val="00D02826"/>
    <w:rsid w:val="00D037CF"/>
    <w:rsid w:val="00D0471E"/>
    <w:rsid w:val="00D04845"/>
    <w:rsid w:val="00D04DBF"/>
    <w:rsid w:val="00D05F13"/>
    <w:rsid w:val="00D06343"/>
    <w:rsid w:val="00D10484"/>
    <w:rsid w:val="00D10966"/>
    <w:rsid w:val="00D11B58"/>
    <w:rsid w:val="00D12266"/>
    <w:rsid w:val="00D14FBC"/>
    <w:rsid w:val="00D15151"/>
    <w:rsid w:val="00D1548C"/>
    <w:rsid w:val="00D161C0"/>
    <w:rsid w:val="00D17D19"/>
    <w:rsid w:val="00D17D63"/>
    <w:rsid w:val="00D17FBB"/>
    <w:rsid w:val="00D2078B"/>
    <w:rsid w:val="00D207AC"/>
    <w:rsid w:val="00D22CD4"/>
    <w:rsid w:val="00D22E68"/>
    <w:rsid w:val="00D2338B"/>
    <w:rsid w:val="00D2350B"/>
    <w:rsid w:val="00D24792"/>
    <w:rsid w:val="00D258E3"/>
    <w:rsid w:val="00D2661A"/>
    <w:rsid w:val="00D268D8"/>
    <w:rsid w:val="00D26C77"/>
    <w:rsid w:val="00D275A3"/>
    <w:rsid w:val="00D27AA6"/>
    <w:rsid w:val="00D310A6"/>
    <w:rsid w:val="00D3232D"/>
    <w:rsid w:val="00D32392"/>
    <w:rsid w:val="00D326BB"/>
    <w:rsid w:val="00D333F2"/>
    <w:rsid w:val="00D33DCF"/>
    <w:rsid w:val="00D368A6"/>
    <w:rsid w:val="00D36BE9"/>
    <w:rsid w:val="00D4259B"/>
    <w:rsid w:val="00D42DF9"/>
    <w:rsid w:val="00D43596"/>
    <w:rsid w:val="00D43D07"/>
    <w:rsid w:val="00D44144"/>
    <w:rsid w:val="00D44949"/>
    <w:rsid w:val="00D45058"/>
    <w:rsid w:val="00D454BC"/>
    <w:rsid w:val="00D46255"/>
    <w:rsid w:val="00D46303"/>
    <w:rsid w:val="00D51311"/>
    <w:rsid w:val="00D51EFC"/>
    <w:rsid w:val="00D528D6"/>
    <w:rsid w:val="00D52B85"/>
    <w:rsid w:val="00D544FD"/>
    <w:rsid w:val="00D56667"/>
    <w:rsid w:val="00D56F3D"/>
    <w:rsid w:val="00D578D8"/>
    <w:rsid w:val="00D61244"/>
    <w:rsid w:val="00D6132A"/>
    <w:rsid w:val="00D61535"/>
    <w:rsid w:val="00D619BB"/>
    <w:rsid w:val="00D62C2F"/>
    <w:rsid w:val="00D64138"/>
    <w:rsid w:val="00D64487"/>
    <w:rsid w:val="00D644E7"/>
    <w:rsid w:val="00D64AD3"/>
    <w:rsid w:val="00D65614"/>
    <w:rsid w:val="00D66041"/>
    <w:rsid w:val="00D67C70"/>
    <w:rsid w:val="00D67C81"/>
    <w:rsid w:val="00D70020"/>
    <w:rsid w:val="00D71584"/>
    <w:rsid w:val="00D73DF3"/>
    <w:rsid w:val="00D7452B"/>
    <w:rsid w:val="00D7563D"/>
    <w:rsid w:val="00D75B3F"/>
    <w:rsid w:val="00D75D47"/>
    <w:rsid w:val="00D75D9F"/>
    <w:rsid w:val="00D7731F"/>
    <w:rsid w:val="00D77513"/>
    <w:rsid w:val="00D77974"/>
    <w:rsid w:val="00D77DCA"/>
    <w:rsid w:val="00D804B9"/>
    <w:rsid w:val="00D80A2D"/>
    <w:rsid w:val="00D821C1"/>
    <w:rsid w:val="00D82E3A"/>
    <w:rsid w:val="00D837CD"/>
    <w:rsid w:val="00D84B5A"/>
    <w:rsid w:val="00D84BF0"/>
    <w:rsid w:val="00D8728B"/>
    <w:rsid w:val="00D90BA2"/>
    <w:rsid w:val="00D90C24"/>
    <w:rsid w:val="00D92C10"/>
    <w:rsid w:val="00D93EA5"/>
    <w:rsid w:val="00D94625"/>
    <w:rsid w:val="00D9721F"/>
    <w:rsid w:val="00DA11A0"/>
    <w:rsid w:val="00DA154D"/>
    <w:rsid w:val="00DA25E5"/>
    <w:rsid w:val="00DA2A45"/>
    <w:rsid w:val="00DA4CDB"/>
    <w:rsid w:val="00DA676E"/>
    <w:rsid w:val="00DA74B9"/>
    <w:rsid w:val="00DB0399"/>
    <w:rsid w:val="00DB17CD"/>
    <w:rsid w:val="00DB1944"/>
    <w:rsid w:val="00DB3B85"/>
    <w:rsid w:val="00DB4DF7"/>
    <w:rsid w:val="00DB6BC2"/>
    <w:rsid w:val="00DB78DE"/>
    <w:rsid w:val="00DC0C25"/>
    <w:rsid w:val="00DC3B6E"/>
    <w:rsid w:val="00DC4255"/>
    <w:rsid w:val="00DC444D"/>
    <w:rsid w:val="00DC5A04"/>
    <w:rsid w:val="00DC664F"/>
    <w:rsid w:val="00DC6B90"/>
    <w:rsid w:val="00DD0092"/>
    <w:rsid w:val="00DD17C0"/>
    <w:rsid w:val="00DD27AA"/>
    <w:rsid w:val="00DD2894"/>
    <w:rsid w:val="00DD4A26"/>
    <w:rsid w:val="00DD5395"/>
    <w:rsid w:val="00DD545D"/>
    <w:rsid w:val="00DE0832"/>
    <w:rsid w:val="00DE2106"/>
    <w:rsid w:val="00DE2D7E"/>
    <w:rsid w:val="00DE2FE3"/>
    <w:rsid w:val="00DE50DA"/>
    <w:rsid w:val="00DE6CE3"/>
    <w:rsid w:val="00DE7EBF"/>
    <w:rsid w:val="00DF011C"/>
    <w:rsid w:val="00DF13D9"/>
    <w:rsid w:val="00DF25F4"/>
    <w:rsid w:val="00DF3534"/>
    <w:rsid w:val="00DF42ED"/>
    <w:rsid w:val="00DF6BC9"/>
    <w:rsid w:val="00DF72AE"/>
    <w:rsid w:val="00DF7CCF"/>
    <w:rsid w:val="00E00A39"/>
    <w:rsid w:val="00E0142E"/>
    <w:rsid w:val="00E01481"/>
    <w:rsid w:val="00E024B0"/>
    <w:rsid w:val="00E02523"/>
    <w:rsid w:val="00E04895"/>
    <w:rsid w:val="00E04C55"/>
    <w:rsid w:val="00E05D1A"/>
    <w:rsid w:val="00E06628"/>
    <w:rsid w:val="00E066A8"/>
    <w:rsid w:val="00E06F7B"/>
    <w:rsid w:val="00E0735B"/>
    <w:rsid w:val="00E108BD"/>
    <w:rsid w:val="00E111B3"/>
    <w:rsid w:val="00E1193B"/>
    <w:rsid w:val="00E12742"/>
    <w:rsid w:val="00E12F15"/>
    <w:rsid w:val="00E14733"/>
    <w:rsid w:val="00E14991"/>
    <w:rsid w:val="00E15527"/>
    <w:rsid w:val="00E15D7B"/>
    <w:rsid w:val="00E172B9"/>
    <w:rsid w:val="00E20AB2"/>
    <w:rsid w:val="00E20F4D"/>
    <w:rsid w:val="00E235C4"/>
    <w:rsid w:val="00E23B2F"/>
    <w:rsid w:val="00E24069"/>
    <w:rsid w:val="00E24CD0"/>
    <w:rsid w:val="00E25E9E"/>
    <w:rsid w:val="00E261B0"/>
    <w:rsid w:val="00E26449"/>
    <w:rsid w:val="00E31025"/>
    <w:rsid w:val="00E3105D"/>
    <w:rsid w:val="00E3187F"/>
    <w:rsid w:val="00E32980"/>
    <w:rsid w:val="00E32BC4"/>
    <w:rsid w:val="00E335CA"/>
    <w:rsid w:val="00E338B2"/>
    <w:rsid w:val="00E345B9"/>
    <w:rsid w:val="00E35472"/>
    <w:rsid w:val="00E3619E"/>
    <w:rsid w:val="00E372EB"/>
    <w:rsid w:val="00E40218"/>
    <w:rsid w:val="00E41CA4"/>
    <w:rsid w:val="00E4229B"/>
    <w:rsid w:val="00E423F9"/>
    <w:rsid w:val="00E4248C"/>
    <w:rsid w:val="00E425A4"/>
    <w:rsid w:val="00E426F1"/>
    <w:rsid w:val="00E43D56"/>
    <w:rsid w:val="00E45415"/>
    <w:rsid w:val="00E4668A"/>
    <w:rsid w:val="00E475B9"/>
    <w:rsid w:val="00E47D11"/>
    <w:rsid w:val="00E51101"/>
    <w:rsid w:val="00E542D1"/>
    <w:rsid w:val="00E54485"/>
    <w:rsid w:val="00E54BF8"/>
    <w:rsid w:val="00E56182"/>
    <w:rsid w:val="00E60188"/>
    <w:rsid w:val="00E622B4"/>
    <w:rsid w:val="00E628B6"/>
    <w:rsid w:val="00E650E8"/>
    <w:rsid w:val="00E659C0"/>
    <w:rsid w:val="00E65CC3"/>
    <w:rsid w:val="00E667CE"/>
    <w:rsid w:val="00E7135E"/>
    <w:rsid w:val="00E72B0B"/>
    <w:rsid w:val="00E73293"/>
    <w:rsid w:val="00E74CF4"/>
    <w:rsid w:val="00E74E69"/>
    <w:rsid w:val="00E75684"/>
    <w:rsid w:val="00E777A8"/>
    <w:rsid w:val="00E80E7C"/>
    <w:rsid w:val="00E81299"/>
    <w:rsid w:val="00E82274"/>
    <w:rsid w:val="00E822B8"/>
    <w:rsid w:val="00E83256"/>
    <w:rsid w:val="00E83830"/>
    <w:rsid w:val="00E8403E"/>
    <w:rsid w:val="00E844B5"/>
    <w:rsid w:val="00E84777"/>
    <w:rsid w:val="00E848C2"/>
    <w:rsid w:val="00E854A2"/>
    <w:rsid w:val="00E864C8"/>
    <w:rsid w:val="00E9064D"/>
    <w:rsid w:val="00E908E5"/>
    <w:rsid w:val="00E91399"/>
    <w:rsid w:val="00E91F4A"/>
    <w:rsid w:val="00E93018"/>
    <w:rsid w:val="00E939B3"/>
    <w:rsid w:val="00E93FE4"/>
    <w:rsid w:val="00E952F7"/>
    <w:rsid w:val="00E95866"/>
    <w:rsid w:val="00E97ACC"/>
    <w:rsid w:val="00E97B5F"/>
    <w:rsid w:val="00E97BBF"/>
    <w:rsid w:val="00EA07F5"/>
    <w:rsid w:val="00EA09A6"/>
    <w:rsid w:val="00EA1EF3"/>
    <w:rsid w:val="00EA21EC"/>
    <w:rsid w:val="00EA5AB8"/>
    <w:rsid w:val="00EA6F0B"/>
    <w:rsid w:val="00EA72E9"/>
    <w:rsid w:val="00EB06BE"/>
    <w:rsid w:val="00EB16EC"/>
    <w:rsid w:val="00EB1CCF"/>
    <w:rsid w:val="00EB3E6F"/>
    <w:rsid w:val="00EB695C"/>
    <w:rsid w:val="00EC027F"/>
    <w:rsid w:val="00EC24E0"/>
    <w:rsid w:val="00EC33F2"/>
    <w:rsid w:val="00EC4296"/>
    <w:rsid w:val="00EC47C5"/>
    <w:rsid w:val="00EC487A"/>
    <w:rsid w:val="00EC6679"/>
    <w:rsid w:val="00EC67F8"/>
    <w:rsid w:val="00EC7144"/>
    <w:rsid w:val="00ED0DA0"/>
    <w:rsid w:val="00ED28A1"/>
    <w:rsid w:val="00ED2EBF"/>
    <w:rsid w:val="00ED33BA"/>
    <w:rsid w:val="00ED34B9"/>
    <w:rsid w:val="00ED3B63"/>
    <w:rsid w:val="00ED5436"/>
    <w:rsid w:val="00ED650D"/>
    <w:rsid w:val="00ED7296"/>
    <w:rsid w:val="00ED7962"/>
    <w:rsid w:val="00EE00DD"/>
    <w:rsid w:val="00EE01E3"/>
    <w:rsid w:val="00EE17E0"/>
    <w:rsid w:val="00EE1A81"/>
    <w:rsid w:val="00EE1C2B"/>
    <w:rsid w:val="00EE1C87"/>
    <w:rsid w:val="00EE2A62"/>
    <w:rsid w:val="00EE336D"/>
    <w:rsid w:val="00EE61E0"/>
    <w:rsid w:val="00EE6441"/>
    <w:rsid w:val="00EE64C4"/>
    <w:rsid w:val="00EF0E68"/>
    <w:rsid w:val="00EF172E"/>
    <w:rsid w:val="00EF286E"/>
    <w:rsid w:val="00EF3812"/>
    <w:rsid w:val="00EF4F1C"/>
    <w:rsid w:val="00EF677F"/>
    <w:rsid w:val="00EF78AA"/>
    <w:rsid w:val="00F026DD"/>
    <w:rsid w:val="00F04BAE"/>
    <w:rsid w:val="00F05037"/>
    <w:rsid w:val="00F06356"/>
    <w:rsid w:val="00F0798C"/>
    <w:rsid w:val="00F07CB7"/>
    <w:rsid w:val="00F07CE9"/>
    <w:rsid w:val="00F119B5"/>
    <w:rsid w:val="00F133F8"/>
    <w:rsid w:val="00F141A9"/>
    <w:rsid w:val="00F1477B"/>
    <w:rsid w:val="00F17139"/>
    <w:rsid w:val="00F17448"/>
    <w:rsid w:val="00F17E00"/>
    <w:rsid w:val="00F20833"/>
    <w:rsid w:val="00F21DA7"/>
    <w:rsid w:val="00F22C26"/>
    <w:rsid w:val="00F24242"/>
    <w:rsid w:val="00F24306"/>
    <w:rsid w:val="00F24624"/>
    <w:rsid w:val="00F246D0"/>
    <w:rsid w:val="00F256A4"/>
    <w:rsid w:val="00F259F2"/>
    <w:rsid w:val="00F25FBE"/>
    <w:rsid w:val="00F26835"/>
    <w:rsid w:val="00F26A1C"/>
    <w:rsid w:val="00F27A16"/>
    <w:rsid w:val="00F27EF5"/>
    <w:rsid w:val="00F302D2"/>
    <w:rsid w:val="00F311A0"/>
    <w:rsid w:val="00F32928"/>
    <w:rsid w:val="00F341D7"/>
    <w:rsid w:val="00F34B2B"/>
    <w:rsid w:val="00F35302"/>
    <w:rsid w:val="00F355C2"/>
    <w:rsid w:val="00F36646"/>
    <w:rsid w:val="00F378FF"/>
    <w:rsid w:val="00F403B2"/>
    <w:rsid w:val="00F40D73"/>
    <w:rsid w:val="00F4251B"/>
    <w:rsid w:val="00F43AE8"/>
    <w:rsid w:val="00F43F12"/>
    <w:rsid w:val="00F44267"/>
    <w:rsid w:val="00F45A61"/>
    <w:rsid w:val="00F45DD9"/>
    <w:rsid w:val="00F45EAD"/>
    <w:rsid w:val="00F467EF"/>
    <w:rsid w:val="00F46BC7"/>
    <w:rsid w:val="00F46FD2"/>
    <w:rsid w:val="00F50B13"/>
    <w:rsid w:val="00F51B96"/>
    <w:rsid w:val="00F529C4"/>
    <w:rsid w:val="00F53702"/>
    <w:rsid w:val="00F5371F"/>
    <w:rsid w:val="00F5396E"/>
    <w:rsid w:val="00F549BB"/>
    <w:rsid w:val="00F555B0"/>
    <w:rsid w:val="00F56781"/>
    <w:rsid w:val="00F56E06"/>
    <w:rsid w:val="00F572A9"/>
    <w:rsid w:val="00F60E83"/>
    <w:rsid w:val="00F6159F"/>
    <w:rsid w:val="00F61D9D"/>
    <w:rsid w:val="00F623AE"/>
    <w:rsid w:val="00F64B68"/>
    <w:rsid w:val="00F65864"/>
    <w:rsid w:val="00F65ED8"/>
    <w:rsid w:val="00F6656E"/>
    <w:rsid w:val="00F67BE1"/>
    <w:rsid w:val="00F712C2"/>
    <w:rsid w:val="00F71430"/>
    <w:rsid w:val="00F71F01"/>
    <w:rsid w:val="00F73155"/>
    <w:rsid w:val="00F75626"/>
    <w:rsid w:val="00F764A8"/>
    <w:rsid w:val="00F81AFE"/>
    <w:rsid w:val="00F81C35"/>
    <w:rsid w:val="00F81D0F"/>
    <w:rsid w:val="00F82718"/>
    <w:rsid w:val="00F83DC7"/>
    <w:rsid w:val="00F858CF"/>
    <w:rsid w:val="00F8679A"/>
    <w:rsid w:val="00F867E5"/>
    <w:rsid w:val="00F869C6"/>
    <w:rsid w:val="00F869ED"/>
    <w:rsid w:val="00F86CD3"/>
    <w:rsid w:val="00F911A8"/>
    <w:rsid w:val="00F9136E"/>
    <w:rsid w:val="00F921E9"/>
    <w:rsid w:val="00F97785"/>
    <w:rsid w:val="00F97962"/>
    <w:rsid w:val="00FA0478"/>
    <w:rsid w:val="00FA0F44"/>
    <w:rsid w:val="00FA1752"/>
    <w:rsid w:val="00FA1982"/>
    <w:rsid w:val="00FA1BE1"/>
    <w:rsid w:val="00FA2E42"/>
    <w:rsid w:val="00FA2F3A"/>
    <w:rsid w:val="00FA3C2D"/>
    <w:rsid w:val="00FA4435"/>
    <w:rsid w:val="00FA541D"/>
    <w:rsid w:val="00FA6C97"/>
    <w:rsid w:val="00FB06DC"/>
    <w:rsid w:val="00FB315F"/>
    <w:rsid w:val="00FB31EE"/>
    <w:rsid w:val="00FB4105"/>
    <w:rsid w:val="00FB4D67"/>
    <w:rsid w:val="00FB5F12"/>
    <w:rsid w:val="00FB7443"/>
    <w:rsid w:val="00FC0A30"/>
    <w:rsid w:val="00FC1352"/>
    <w:rsid w:val="00FC1357"/>
    <w:rsid w:val="00FC1433"/>
    <w:rsid w:val="00FC1492"/>
    <w:rsid w:val="00FC1E85"/>
    <w:rsid w:val="00FC2D47"/>
    <w:rsid w:val="00FC3990"/>
    <w:rsid w:val="00FC39C2"/>
    <w:rsid w:val="00FC4D9B"/>
    <w:rsid w:val="00FC5B70"/>
    <w:rsid w:val="00FC5C45"/>
    <w:rsid w:val="00FC6F1B"/>
    <w:rsid w:val="00FD09B5"/>
    <w:rsid w:val="00FD0ABC"/>
    <w:rsid w:val="00FD17BD"/>
    <w:rsid w:val="00FD40F5"/>
    <w:rsid w:val="00FD62FE"/>
    <w:rsid w:val="00FD71EE"/>
    <w:rsid w:val="00FD7C25"/>
    <w:rsid w:val="00FE1D86"/>
    <w:rsid w:val="00FE2086"/>
    <w:rsid w:val="00FE29A5"/>
    <w:rsid w:val="00FE3654"/>
    <w:rsid w:val="00FE3CA0"/>
    <w:rsid w:val="00FE4AB7"/>
    <w:rsid w:val="00FE5B21"/>
    <w:rsid w:val="00FE5BDF"/>
    <w:rsid w:val="00FE665D"/>
    <w:rsid w:val="00FE684A"/>
    <w:rsid w:val="00FE68E6"/>
    <w:rsid w:val="00FE6DFF"/>
    <w:rsid w:val="00FF0566"/>
    <w:rsid w:val="00FF06DF"/>
    <w:rsid w:val="00FF0752"/>
    <w:rsid w:val="00FF18A1"/>
    <w:rsid w:val="00FF2977"/>
    <w:rsid w:val="00FF3255"/>
    <w:rsid w:val="00FF3946"/>
    <w:rsid w:val="00FF3B30"/>
    <w:rsid w:val="00FF4A13"/>
    <w:rsid w:val="00FF69B7"/>
    <w:rsid w:val="00FF7060"/>
    <w:rsid w:val="00FF7725"/>
    <w:rsid w:val="00FF7DEE"/>
    <w:rsid w:val="013B1FE1"/>
    <w:rsid w:val="01B55256"/>
    <w:rsid w:val="02446241"/>
    <w:rsid w:val="04B04174"/>
    <w:rsid w:val="05D254ED"/>
    <w:rsid w:val="06B2073B"/>
    <w:rsid w:val="081F05F3"/>
    <w:rsid w:val="08BA2EEB"/>
    <w:rsid w:val="08CD1CFC"/>
    <w:rsid w:val="08CFE737"/>
    <w:rsid w:val="08E8E1C2"/>
    <w:rsid w:val="0905B19F"/>
    <w:rsid w:val="0996E4F9"/>
    <w:rsid w:val="0B0CDB15"/>
    <w:rsid w:val="0BC68066"/>
    <w:rsid w:val="0CC35126"/>
    <w:rsid w:val="0D1788D6"/>
    <w:rsid w:val="0DA6A54A"/>
    <w:rsid w:val="0DB92321"/>
    <w:rsid w:val="0FCC4C95"/>
    <w:rsid w:val="1054ED48"/>
    <w:rsid w:val="1181A974"/>
    <w:rsid w:val="11F6B563"/>
    <w:rsid w:val="12516309"/>
    <w:rsid w:val="12A4A165"/>
    <w:rsid w:val="130A7043"/>
    <w:rsid w:val="139F9108"/>
    <w:rsid w:val="13AE4439"/>
    <w:rsid w:val="13C0D8C1"/>
    <w:rsid w:val="1457D537"/>
    <w:rsid w:val="148F6DBB"/>
    <w:rsid w:val="178E5891"/>
    <w:rsid w:val="181F71CD"/>
    <w:rsid w:val="18C514C1"/>
    <w:rsid w:val="19295411"/>
    <w:rsid w:val="1940B38F"/>
    <w:rsid w:val="1984A2E5"/>
    <w:rsid w:val="19F55E54"/>
    <w:rsid w:val="1A1019C2"/>
    <w:rsid w:val="1A5B610F"/>
    <w:rsid w:val="1F6C87C2"/>
    <w:rsid w:val="20BDAE54"/>
    <w:rsid w:val="21AC9337"/>
    <w:rsid w:val="2322CDA4"/>
    <w:rsid w:val="2341E46D"/>
    <w:rsid w:val="235E3A17"/>
    <w:rsid w:val="24336CD3"/>
    <w:rsid w:val="24F8632D"/>
    <w:rsid w:val="27B27B2B"/>
    <w:rsid w:val="297AF269"/>
    <w:rsid w:val="2AB05923"/>
    <w:rsid w:val="2BCD793E"/>
    <w:rsid w:val="2C7D3AE6"/>
    <w:rsid w:val="2CA969AE"/>
    <w:rsid w:val="2CD9B8AA"/>
    <w:rsid w:val="2CE826BE"/>
    <w:rsid w:val="30928122"/>
    <w:rsid w:val="314DF476"/>
    <w:rsid w:val="31801312"/>
    <w:rsid w:val="31C16887"/>
    <w:rsid w:val="3448A49B"/>
    <w:rsid w:val="34EC44CD"/>
    <w:rsid w:val="34EC62C2"/>
    <w:rsid w:val="3502D330"/>
    <w:rsid w:val="35B6AD18"/>
    <w:rsid w:val="35F81E40"/>
    <w:rsid w:val="361BA41D"/>
    <w:rsid w:val="37B97135"/>
    <w:rsid w:val="37CB0026"/>
    <w:rsid w:val="3835A93A"/>
    <w:rsid w:val="3850B18F"/>
    <w:rsid w:val="38A615D1"/>
    <w:rsid w:val="38C54F78"/>
    <w:rsid w:val="394E804B"/>
    <w:rsid w:val="3A359544"/>
    <w:rsid w:val="3A4840BB"/>
    <w:rsid w:val="3A60A38B"/>
    <w:rsid w:val="3AFB90D9"/>
    <w:rsid w:val="3C5BBD10"/>
    <w:rsid w:val="3C8B0056"/>
    <w:rsid w:val="3CB7E0C5"/>
    <w:rsid w:val="3F4F3FE1"/>
    <w:rsid w:val="3FB34698"/>
    <w:rsid w:val="403C5EC9"/>
    <w:rsid w:val="404BEC8D"/>
    <w:rsid w:val="40F4706A"/>
    <w:rsid w:val="41CB63F0"/>
    <w:rsid w:val="41D4FC82"/>
    <w:rsid w:val="42065280"/>
    <w:rsid w:val="42FEE3EC"/>
    <w:rsid w:val="43D1A108"/>
    <w:rsid w:val="43F52DBC"/>
    <w:rsid w:val="449AC23E"/>
    <w:rsid w:val="4525E6EA"/>
    <w:rsid w:val="47FB7543"/>
    <w:rsid w:val="47FD42C5"/>
    <w:rsid w:val="4845CE1F"/>
    <w:rsid w:val="486FDBA4"/>
    <w:rsid w:val="48EB1070"/>
    <w:rsid w:val="4948C184"/>
    <w:rsid w:val="4B74B179"/>
    <w:rsid w:val="4CB21A8D"/>
    <w:rsid w:val="4DCF5E3E"/>
    <w:rsid w:val="4E788D07"/>
    <w:rsid w:val="4FFCC107"/>
    <w:rsid w:val="5057E993"/>
    <w:rsid w:val="5111D0F0"/>
    <w:rsid w:val="5153B5E6"/>
    <w:rsid w:val="51878407"/>
    <w:rsid w:val="52936CA4"/>
    <w:rsid w:val="52BB5B60"/>
    <w:rsid w:val="532A06D1"/>
    <w:rsid w:val="538EE9AD"/>
    <w:rsid w:val="53C21F79"/>
    <w:rsid w:val="55B2DCC8"/>
    <w:rsid w:val="55F03982"/>
    <w:rsid w:val="55F1118A"/>
    <w:rsid w:val="58212F3A"/>
    <w:rsid w:val="59EFC811"/>
    <w:rsid w:val="5A5C15E8"/>
    <w:rsid w:val="5B0C04F2"/>
    <w:rsid w:val="5BD7F626"/>
    <w:rsid w:val="5C02174E"/>
    <w:rsid w:val="5CE6A240"/>
    <w:rsid w:val="5D88ECCA"/>
    <w:rsid w:val="5E9848CC"/>
    <w:rsid w:val="5F26C8C6"/>
    <w:rsid w:val="5F5AEB44"/>
    <w:rsid w:val="5FE73C2E"/>
    <w:rsid w:val="6007B68D"/>
    <w:rsid w:val="60DD9026"/>
    <w:rsid w:val="611C0A05"/>
    <w:rsid w:val="61A02257"/>
    <w:rsid w:val="61BBB98E"/>
    <w:rsid w:val="620B70BB"/>
    <w:rsid w:val="62172AFD"/>
    <w:rsid w:val="6226160F"/>
    <w:rsid w:val="629E9D1C"/>
    <w:rsid w:val="62EDF7DC"/>
    <w:rsid w:val="62FF5CEE"/>
    <w:rsid w:val="65B95060"/>
    <w:rsid w:val="66202340"/>
    <w:rsid w:val="6A375E3C"/>
    <w:rsid w:val="6A466E2E"/>
    <w:rsid w:val="6B806A8A"/>
    <w:rsid w:val="6B9693D4"/>
    <w:rsid w:val="6C77090E"/>
    <w:rsid w:val="6C92365C"/>
    <w:rsid w:val="6CDC6D0D"/>
    <w:rsid w:val="6D13C3DE"/>
    <w:rsid w:val="6D90F2C0"/>
    <w:rsid w:val="6F691CBB"/>
    <w:rsid w:val="709F61DF"/>
    <w:rsid w:val="7166A39E"/>
    <w:rsid w:val="71F66CE9"/>
    <w:rsid w:val="7331559B"/>
    <w:rsid w:val="738FB0CF"/>
    <w:rsid w:val="757784EE"/>
    <w:rsid w:val="757E110F"/>
    <w:rsid w:val="75947F62"/>
    <w:rsid w:val="76019F65"/>
    <w:rsid w:val="77CD334D"/>
    <w:rsid w:val="77FA0075"/>
    <w:rsid w:val="78E14BD3"/>
    <w:rsid w:val="7A529E08"/>
    <w:rsid w:val="7C60DF3E"/>
    <w:rsid w:val="7C7C84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FB4285"/>
  <w15:docId w15:val="{CAA27663-B749-4476-98AB-DCAFC624C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36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6ADD"/>
    <w:pPr>
      <w:ind w:firstLine="360"/>
      <w:jc w:val="both"/>
    </w:pPr>
    <w:rPr>
      <w:sz w:val="20"/>
    </w:rPr>
  </w:style>
  <w:style w:type="paragraph" w:styleId="Heading1">
    <w:name w:val="heading 1"/>
    <w:basedOn w:val="Normal"/>
    <w:next w:val="Normal"/>
    <w:link w:val="Heading1Char"/>
    <w:uiPriority w:val="9"/>
    <w:qFormat/>
    <w:rsid w:val="00C45982"/>
    <w:pPr>
      <w:keepNext/>
      <w:keepLines/>
      <w:numPr>
        <w:numId w:val="1"/>
      </w:numPr>
      <w:spacing w:before="240" w:after="0"/>
      <w:ind w:left="36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D3C"/>
    <w:pPr>
      <w:keepNext/>
      <w:keepLines/>
      <w:numPr>
        <w:ilvl w:val="1"/>
        <w:numId w:val="1"/>
      </w:numPr>
      <w:tabs>
        <w:tab w:val="left" w:pos="450"/>
      </w:tabs>
      <w:spacing w:before="40" w:after="0"/>
      <w:jc w:val="left"/>
      <w:outlineLvl w:val="1"/>
    </w:pPr>
    <w:rPr>
      <w:rFonts w:eastAsiaTheme="majorEastAsia" w:cstheme="majorBidi"/>
      <w:b/>
      <w:i/>
      <w:sz w:val="26"/>
      <w:szCs w:val="26"/>
    </w:rPr>
  </w:style>
  <w:style w:type="paragraph" w:styleId="Heading3">
    <w:name w:val="heading 3"/>
    <w:basedOn w:val="Normal"/>
    <w:next w:val="Normal"/>
    <w:link w:val="Heading3Char"/>
    <w:uiPriority w:val="9"/>
    <w:unhideWhenUsed/>
    <w:qFormat/>
    <w:rsid w:val="0004299C"/>
    <w:pPr>
      <w:keepNext/>
      <w:keepLines/>
      <w:numPr>
        <w:ilvl w:val="2"/>
        <w:numId w:val="1"/>
      </w:numPr>
      <w:spacing w:before="40" w:after="0"/>
      <w:ind w:left="720"/>
      <w:outlineLvl w:val="2"/>
    </w:pPr>
    <w:rPr>
      <w:rFonts w:eastAsia="Batang" w:cstheme="majorBidi"/>
      <w:i/>
      <w:sz w:val="24"/>
    </w:rPr>
  </w:style>
  <w:style w:type="paragraph" w:styleId="Heading4">
    <w:name w:val="heading 4"/>
    <w:basedOn w:val="Normal"/>
    <w:next w:val="Normal"/>
    <w:link w:val="Heading4Char"/>
    <w:uiPriority w:val="9"/>
    <w:unhideWhenUsed/>
    <w:qFormat/>
    <w:rsid w:val="00A90E46"/>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936ED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0A15"/>
    <w:pPr>
      <w:spacing w:after="0" w:line="240" w:lineRule="auto"/>
      <w:ind w:firstLine="0"/>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70A15"/>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sid w:val="00C45982"/>
    <w:rPr>
      <w:rFonts w:eastAsiaTheme="majorEastAsia" w:cstheme="majorBidi"/>
      <w:b/>
      <w:sz w:val="32"/>
      <w:szCs w:val="32"/>
    </w:rPr>
  </w:style>
  <w:style w:type="paragraph" w:styleId="TOCHeading">
    <w:name w:val="TOC Heading"/>
    <w:basedOn w:val="Heading1"/>
    <w:next w:val="Normal"/>
    <w:uiPriority w:val="39"/>
    <w:unhideWhenUsed/>
    <w:qFormat/>
    <w:rsid w:val="00570A15"/>
    <w:pPr>
      <w:spacing w:line="259" w:lineRule="auto"/>
      <w:ind w:firstLine="0"/>
      <w:outlineLvl w:val="9"/>
    </w:pPr>
  </w:style>
  <w:style w:type="character" w:customStyle="1" w:styleId="Heading2Char">
    <w:name w:val="Heading 2 Char"/>
    <w:basedOn w:val="DefaultParagraphFont"/>
    <w:link w:val="Heading2"/>
    <w:uiPriority w:val="9"/>
    <w:rsid w:val="00233D3C"/>
    <w:rPr>
      <w:rFonts w:eastAsiaTheme="majorEastAsia" w:cstheme="majorBidi"/>
      <w:b/>
      <w:i/>
      <w:sz w:val="26"/>
      <w:szCs w:val="26"/>
    </w:rPr>
  </w:style>
  <w:style w:type="paragraph" w:styleId="TOC1">
    <w:name w:val="toc 1"/>
    <w:basedOn w:val="Normal"/>
    <w:next w:val="Normal"/>
    <w:autoRedefine/>
    <w:uiPriority w:val="39"/>
    <w:unhideWhenUsed/>
    <w:rsid w:val="00801B77"/>
    <w:pPr>
      <w:tabs>
        <w:tab w:val="left" w:pos="1320"/>
        <w:tab w:val="right" w:leader="dot" w:pos="9350"/>
      </w:tabs>
      <w:spacing w:after="100"/>
    </w:pPr>
  </w:style>
  <w:style w:type="paragraph" w:styleId="TOC2">
    <w:name w:val="toc 2"/>
    <w:basedOn w:val="Normal"/>
    <w:next w:val="Normal"/>
    <w:autoRedefine/>
    <w:uiPriority w:val="39"/>
    <w:unhideWhenUsed/>
    <w:rsid w:val="0027245C"/>
    <w:pPr>
      <w:spacing w:after="100"/>
      <w:ind w:left="240"/>
    </w:pPr>
  </w:style>
  <w:style w:type="character" w:styleId="Hyperlink">
    <w:name w:val="Hyperlink"/>
    <w:basedOn w:val="DefaultParagraphFont"/>
    <w:uiPriority w:val="99"/>
    <w:unhideWhenUsed/>
    <w:rsid w:val="0027245C"/>
    <w:rPr>
      <w:color w:val="0563C1" w:themeColor="hyperlink"/>
      <w:u w:val="single"/>
    </w:rPr>
  </w:style>
  <w:style w:type="character" w:customStyle="1" w:styleId="Heading3Char">
    <w:name w:val="Heading 3 Char"/>
    <w:basedOn w:val="DefaultParagraphFont"/>
    <w:link w:val="Heading3"/>
    <w:uiPriority w:val="9"/>
    <w:rsid w:val="0004299C"/>
    <w:rPr>
      <w:rFonts w:eastAsia="Batang" w:cstheme="majorBidi"/>
      <w:i/>
    </w:rPr>
  </w:style>
  <w:style w:type="paragraph" w:styleId="TOC3">
    <w:name w:val="toc 3"/>
    <w:basedOn w:val="Normal"/>
    <w:next w:val="Normal"/>
    <w:autoRedefine/>
    <w:uiPriority w:val="39"/>
    <w:unhideWhenUsed/>
    <w:rsid w:val="002A682A"/>
    <w:pPr>
      <w:spacing w:after="100"/>
      <w:ind w:left="480"/>
    </w:pPr>
  </w:style>
  <w:style w:type="character" w:customStyle="1" w:styleId="Heading4Char">
    <w:name w:val="Heading 4 Char"/>
    <w:basedOn w:val="DefaultParagraphFont"/>
    <w:link w:val="Heading4"/>
    <w:uiPriority w:val="9"/>
    <w:rsid w:val="00A90E46"/>
    <w:rPr>
      <w:rFonts w:eastAsiaTheme="majorEastAsia" w:cstheme="majorBidi"/>
      <w:iCs/>
    </w:rPr>
  </w:style>
  <w:style w:type="paragraph" w:styleId="ListParagraph">
    <w:name w:val="List Paragraph"/>
    <w:basedOn w:val="Normal"/>
    <w:uiPriority w:val="34"/>
    <w:qFormat/>
    <w:rsid w:val="00735F86"/>
    <w:pPr>
      <w:ind w:left="720"/>
      <w:contextualSpacing/>
    </w:pPr>
  </w:style>
  <w:style w:type="paragraph" w:styleId="HTMLPreformatted">
    <w:name w:val="HTML Preformatted"/>
    <w:basedOn w:val="Normal"/>
    <w:link w:val="HTMLPreformattedChar"/>
    <w:uiPriority w:val="99"/>
    <w:unhideWhenUsed/>
    <w:rsid w:val="008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8527C3"/>
    <w:rPr>
      <w:rFonts w:ascii="Courier New" w:eastAsia="Times New Roman" w:hAnsi="Courier New" w:cs="Courier New"/>
      <w:sz w:val="20"/>
      <w:szCs w:val="20"/>
    </w:rPr>
  </w:style>
  <w:style w:type="paragraph" w:styleId="Caption">
    <w:name w:val="caption"/>
    <w:basedOn w:val="Normal"/>
    <w:next w:val="Normal"/>
    <w:uiPriority w:val="35"/>
    <w:unhideWhenUsed/>
    <w:qFormat/>
    <w:rsid w:val="00D4259B"/>
    <w:pPr>
      <w:spacing w:after="200" w:line="240" w:lineRule="auto"/>
      <w:ind w:firstLine="0"/>
    </w:pPr>
    <w:rPr>
      <w:rFonts w:cstheme="minorBidi"/>
      <w:b/>
      <w:bCs/>
      <w:szCs w:val="18"/>
    </w:rPr>
  </w:style>
  <w:style w:type="table" w:styleId="TableGrid">
    <w:name w:val="Table Grid"/>
    <w:basedOn w:val="TableNormal"/>
    <w:uiPriority w:val="39"/>
    <w:rsid w:val="00FD7C25"/>
    <w:pPr>
      <w:spacing w:after="0" w:line="240" w:lineRule="auto"/>
      <w:ind w:firstLine="0"/>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903B5"/>
    <w:pPr>
      <w:spacing w:before="100" w:beforeAutospacing="1" w:after="100" w:afterAutospacing="1" w:line="240" w:lineRule="auto"/>
      <w:ind w:firstLine="0"/>
    </w:pPr>
    <w:rPr>
      <w:rFonts w:eastAsia="Times New Roman"/>
    </w:rPr>
  </w:style>
  <w:style w:type="character" w:customStyle="1" w:styleId="apple-tab-span">
    <w:name w:val="apple-tab-span"/>
    <w:basedOn w:val="DefaultParagraphFont"/>
    <w:rsid w:val="00E24069"/>
  </w:style>
  <w:style w:type="character" w:styleId="PlaceholderText">
    <w:name w:val="Placeholder Text"/>
    <w:basedOn w:val="DefaultParagraphFont"/>
    <w:uiPriority w:val="99"/>
    <w:semiHidden/>
    <w:rsid w:val="00E12742"/>
    <w:rPr>
      <w:color w:val="808080"/>
    </w:rPr>
  </w:style>
  <w:style w:type="paragraph" w:styleId="BalloonText">
    <w:name w:val="Balloon Text"/>
    <w:basedOn w:val="Normal"/>
    <w:link w:val="BalloonTextChar"/>
    <w:uiPriority w:val="99"/>
    <w:semiHidden/>
    <w:unhideWhenUsed/>
    <w:rsid w:val="00A446A7"/>
    <w:pPr>
      <w:spacing w:after="0" w:line="240" w:lineRule="auto"/>
      <w:ind w:firstLine="0"/>
      <w:jc w:val="left"/>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46A7"/>
    <w:rPr>
      <w:rFonts w:ascii="Tahoma" w:hAnsi="Tahoma" w:cs="Tahoma"/>
      <w:sz w:val="16"/>
      <w:szCs w:val="16"/>
    </w:rPr>
  </w:style>
  <w:style w:type="character" w:customStyle="1" w:styleId="apple-converted-space">
    <w:name w:val="apple-converted-space"/>
    <w:basedOn w:val="DefaultParagraphFont"/>
    <w:rsid w:val="00A446A7"/>
  </w:style>
  <w:style w:type="character" w:styleId="CommentReference">
    <w:name w:val="annotation reference"/>
    <w:basedOn w:val="DefaultParagraphFont"/>
    <w:uiPriority w:val="99"/>
    <w:semiHidden/>
    <w:unhideWhenUsed/>
    <w:rsid w:val="00A446A7"/>
    <w:rPr>
      <w:sz w:val="16"/>
      <w:szCs w:val="16"/>
    </w:rPr>
  </w:style>
  <w:style w:type="paragraph" w:styleId="CommentText">
    <w:name w:val="annotation text"/>
    <w:basedOn w:val="Normal"/>
    <w:link w:val="CommentTextChar"/>
    <w:uiPriority w:val="99"/>
    <w:semiHidden/>
    <w:unhideWhenUsed/>
    <w:rsid w:val="00A446A7"/>
    <w:pPr>
      <w:spacing w:after="200" w:line="240" w:lineRule="auto"/>
      <w:ind w:firstLine="0"/>
      <w:jc w:val="left"/>
    </w:pPr>
    <w:rPr>
      <w:rFonts w:asciiTheme="minorHAnsi" w:hAnsiTheme="minorHAnsi" w:cstheme="minorBidi"/>
      <w:szCs w:val="20"/>
    </w:rPr>
  </w:style>
  <w:style w:type="character" w:customStyle="1" w:styleId="CommentTextChar">
    <w:name w:val="Comment Text Char"/>
    <w:basedOn w:val="DefaultParagraphFont"/>
    <w:link w:val="CommentText"/>
    <w:uiPriority w:val="99"/>
    <w:semiHidden/>
    <w:rsid w:val="00A446A7"/>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A446A7"/>
    <w:rPr>
      <w:b/>
      <w:bCs/>
    </w:rPr>
  </w:style>
  <w:style w:type="character" w:customStyle="1" w:styleId="CommentSubjectChar">
    <w:name w:val="Comment Subject Char"/>
    <w:basedOn w:val="CommentTextChar"/>
    <w:link w:val="CommentSubject"/>
    <w:uiPriority w:val="99"/>
    <w:semiHidden/>
    <w:rsid w:val="00A446A7"/>
    <w:rPr>
      <w:rFonts w:asciiTheme="minorHAnsi" w:hAnsiTheme="minorHAnsi" w:cstheme="minorBidi"/>
      <w:b/>
      <w:bCs/>
      <w:sz w:val="20"/>
      <w:szCs w:val="20"/>
    </w:rPr>
  </w:style>
  <w:style w:type="paragraph" w:styleId="Header">
    <w:name w:val="header"/>
    <w:basedOn w:val="Normal"/>
    <w:link w:val="HeaderChar"/>
    <w:uiPriority w:val="99"/>
    <w:unhideWhenUsed/>
    <w:rsid w:val="00B2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FA3"/>
  </w:style>
  <w:style w:type="paragraph" w:styleId="Footer">
    <w:name w:val="footer"/>
    <w:basedOn w:val="Normal"/>
    <w:link w:val="FooterChar"/>
    <w:uiPriority w:val="99"/>
    <w:unhideWhenUsed/>
    <w:rsid w:val="00B2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FA3"/>
  </w:style>
  <w:style w:type="character" w:customStyle="1" w:styleId="Heading5Char">
    <w:name w:val="Heading 5 Char"/>
    <w:basedOn w:val="DefaultParagraphFont"/>
    <w:link w:val="Heading5"/>
    <w:uiPriority w:val="9"/>
    <w:rsid w:val="00936ED2"/>
    <w:rPr>
      <w:rFonts w:asciiTheme="majorHAnsi" w:eastAsiaTheme="majorEastAsia" w:hAnsiTheme="majorHAnsi" w:cstheme="majorBidi"/>
      <w:color w:val="1F4D78" w:themeColor="accent1" w:themeShade="7F"/>
      <w:sz w:val="20"/>
    </w:rPr>
  </w:style>
  <w:style w:type="paragraph" w:styleId="FootnoteText">
    <w:name w:val="footnote text"/>
    <w:basedOn w:val="Normal"/>
    <w:link w:val="FootnoteTextChar"/>
    <w:uiPriority w:val="99"/>
    <w:unhideWhenUsed/>
    <w:rsid w:val="00936ED2"/>
    <w:pPr>
      <w:spacing w:after="0" w:line="240" w:lineRule="auto"/>
    </w:pPr>
    <w:rPr>
      <w:szCs w:val="20"/>
    </w:rPr>
  </w:style>
  <w:style w:type="character" w:customStyle="1" w:styleId="FootnoteTextChar">
    <w:name w:val="Footnote Text Char"/>
    <w:basedOn w:val="DefaultParagraphFont"/>
    <w:link w:val="FootnoteText"/>
    <w:uiPriority w:val="99"/>
    <w:rsid w:val="00936ED2"/>
    <w:rPr>
      <w:sz w:val="20"/>
      <w:szCs w:val="20"/>
    </w:rPr>
  </w:style>
  <w:style w:type="character" w:styleId="FootnoteReference">
    <w:name w:val="footnote reference"/>
    <w:basedOn w:val="DefaultParagraphFont"/>
    <w:uiPriority w:val="99"/>
    <w:semiHidden/>
    <w:unhideWhenUsed/>
    <w:rsid w:val="00936ED2"/>
    <w:rPr>
      <w:vertAlign w:val="superscript"/>
    </w:rPr>
  </w:style>
  <w:style w:type="paragraph" w:styleId="TableofFigures">
    <w:name w:val="table of figures"/>
    <w:basedOn w:val="Normal"/>
    <w:next w:val="Normal"/>
    <w:uiPriority w:val="99"/>
    <w:unhideWhenUsed/>
    <w:rsid w:val="00936ED2"/>
    <w:pPr>
      <w:spacing w:after="0"/>
    </w:pPr>
  </w:style>
  <w:style w:type="character" w:styleId="Emphasis">
    <w:name w:val="Emphasis"/>
    <w:basedOn w:val="DefaultParagraphFont"/>
    <w:uiPriority w:val="20"/>
    <w:qFormat/>
    <w:rsid w:val="00936ED2"/>
    <w:rPr>
      <w:i/>
      <w:iCs/>
    </w:rPr>
  </w:style>
  <w:style w:type="paragraph" w:customStyle="1" w:styleId="Text">
    <w:name w:val="Text"/>
    <w:basedOn w:val="Normal"/>
    <w:rsid w:val="00936ED2"/>
    <w:pPr>
      <w:tabs>
        <w:tab w:val="left" w:pos="288"/>
      </w:tabs>
      <w:spacing w:after="0" w:line="240" w:lineRule="auto"/>
      <w:ind w:firstLine="288"/>
    </w:pPr>
    <w:rPr>
      <w:rFonts w:eastAsia="Times New Roman"/>
      <w:szCs w:val="20"/>
    </w:rPr>
  </w:style>
  <w:style w:type="paragraph" w:customStyle="1" w:styleId="ExtendedQuote">
    <w:name w:val="Extended Quote"/>
    <w:basedOn w:val="Text"/>
    <w:rsid w:val="00936ED2"/>
    <w:pPr>
      <w:ind w:left="576" w:firstLine="0"/>
    </w:pPr>
    <w:rPr>
      <w:sz w:val="18"/>
    </w:rPr>
  </w:style>
  <w:style w:type="paragraph" w:styleId="Quote">
    <w:name w:val="Quote"/>
    <w:basedOn w:val="Normal"/>
    <w:next w:val="Normal"/>
    <w:link w:val="QuoteChar"/>
    <w:uiPriority w:val="29"/>
    <w:rsid w:val="00936ED2"/>
    <w:pPr>
      <w:spacing w:before="200"/>
      <w:ind w:left="864" w:right="864" w:firstLine="0"/>
      <w:jc w:val="left"/>
    </w:pPr>
    <w:rPr>
      <w:i/>
      <w:iCs/>
      <w:color w:val="404040" w:themeColor="text1" w:themeTint="BF"/>
    </w:rPr>
  </w:style>
  <w:style w:type="character" w:customStyle="1" w:styleId="QuoteChar">
    <w:name w:val="Quote Char"/>
    <w:basedOn w:val="DefaultParagraphFont"/>
    <w:link w:val="Quote"/>
    <w:uiPriority w:val="29"/>
    <w:rsid w:val="00936ED2"/>
    <w:rPr>
      <w:i/>
      <w:iCs/>
      <w:color w:val="404040" w:themeColor="text1" w:themeTint="BF"/>
      <w:sz w:val="20"/>
    </w:rPr>
  </w:style>
  <w:style w:type="paragraph" w:customStyle="1" w:styleId="Figure">
    <w:name w:val="Figure"/>
    <w:basedOn w:val="Normal"/>
    <w:next w:val="Text"/>
    <w:rsid w:val="00936ED2"/>
    <w:pPr>
      <w:framePr w:hSpace="187" w:vSpace="187" w:wrap="around" w:vAnchor="text" w:hAnchor="text" w:y="1"/>
      <w:spacing w:after="0" w:line="240" w:lineRule="auto"/>
      <w:ind w:firstLine="0"/>
    </w:pPr>
    <w:rPr>
      <w:rFonts w:eastAsia="Times New Roman"/>
      <w:b/>
      <w:szCs w:val="20"/>
    </w:rPr>
  </w:style>
  <w:style w:type="paragraph" w:customStyle="1" w:styleId="Equation">
    <w:name w:val="Equation"/>
    <w:basedOn w:val="Normal"/>
    <w:next w:val="Text"/>
    <w:autoRedefine/>
    <w:qFormat/>
    <w:rsid w:val="00817C67"/>
    <w:pPr>
      <w:tabs>
        <w:tab w:val="center" w:pos="4680"/>
        <w:tab w:val="right" w:pos="9360"/>
      </w:tabs>
      <w:spacing w:before="240" w:after="240" w:line="240" w:lineRule="auto"/>
      <w:ind w:firstLine="0"/>
      <w:jc w:val="right"/>
    </w:pPr>
    <w:rPr>
      <w:rFonts w:ascii="Cambria Math" w:eastAsia="Batang" w:hAnsi="Cambria Math"/>
      <w:bCs/>
      <w:i/>
      <w:iCs/>
      <w:sz w:val="22"/>
      <w:szCs w:val="20"/>
      <w:lang w:val=""/>
    </w:rPr>
  </w:style>
  <w:style w:type="paragraph" w:customStyle="1" w:styleId="References">
    <w:name w:val="References"/>
    <w:basedOn w:val="Normal"/>
    <w:qFormat/>
    <w:rsid w:val="00936ED2"/>
    <w:pPr>
      <w:spacing w:after="0" w:line="240" w:lineRule="auto"/>
      <w:ind w:firstLine="288"/>
    </w:pPr>
    <w:rPr>
      <w:rFonts w:eastAsia="Times New Roman"/>
      <w:sz w:val="18"/>
      <w:szCs w:val="20"/>
    </w:rPr>
  </w:style>
  <w:style w:type="paragraph" w:customStyle="1" w:styleId="ParaAttribute4">
    <w:name w:val="ParaAttribute4"/>
    <w:rsid w:val="00936ED2"/>
    <w:pPr>
      <w:wordWrap w:val="0"/>
      <w:spacing w:line="240" w:lineRule="auto"/>
      <w:ind w:firstLine="360"/>
      <w:jc w:val="center"/>
    </w:pPr>
    <w:rPr>
      <w:rFonts w:eastAsia="Batang"/>
      <w:sz w:val="20"/>
      <w:szCs w:val="20"/>
    </w:rPr>
  </w:style>
  <w:style w:type="paragraph" w:customStyle="1" w:styleId="ParaAttribute26">
    <w:name w:val="ParaAttribute26"/>
    <w:rsid w:val="00936ED2"/>
    <w:pPr>
      <w:wordWrap w:val="0"/>
      <w:spacing w:line="240" w:lineRule="auto"/>
      <w:ind w:firstLine="360"/>
      <w:jc w:val="both"/>
    </w:pPr>
    <w:rPr>
      <w:rFonts w:eastAsia="Batang"/>
      <w:sz w:val="20"/>
      <w:szCs w:val="20"/>
    </w:rPr>
  </w:style>
  <w:style w:type="paragraph" w:customStyle="1" w:styleId="ParaAttribute62">
    <w:name w:val="ParaAttribute62"/>
    <w:rsid w:val="00936ED2"/>
    <w:pPr>
      <w:keepNext/>
      <w:wordWrap w:val="0"/>
      <w:spacing w:line="240" w:lineRule="auto"/>
      <w:ind w:firstLine="360"/>
      <w:jc w:val="center"/>
    </w:pPr>
    <w:rPr>
      <w:rFonts w:eastAsia="Batang"/>
      <w:sz w:val="20"/>
      <w:szCs w:val="20"/>
    </w:rPr>
  </w:style>
  <w:style w:type="paragraph" w:customStyle="1" w:styleId="ParaAttribute64">
    <w:name w:val="ParaAttribute64"/>
    <w:rsid w:val="00936ED2"/>
    <w:pPr>
      <w:wordWrap w:val="0"/>
      <w:spacing w:line="240" w:lineRule="auto"/>
      <w:ind w:firstLine="0"/>
      <w:jc w:val="center"/>
    </w:pPr>
    <w:rPr>
      <w:rFonts w:eastAsia="Batang"/>
      <w:sz w:val="20"/>
      <w:szCs w:val="20"/>
    </w:rPr>
  </w:style>
  <w:style w:type="paragraph" w:customStyle="1" w:styleId="ParaAttribute65">
    <w:name w:val="ParaAttribute65"/>
    <w:rsid w:val="00936ED2"/>
    <w:pPr>
      <w:wordWrap w:val="0"/>
      <w:spacing w:after="200" w:line="240" w:lineRule="auto"/>
      <w:ind w:firstLine="0"/>
    </w:pPr>
    <w:rPr>
      <w:rFonts w:eastAsia="Batang"/>
      <w:sz w:val="20"/>
      <w:szCs w:val="20"/>
    </w:rPr>
  </w:style>
  <w:style w:type="paragraph" w:customStyle="1" w:styleId="ParaAttribute66">
    <w:name w:val="ParaAttribute66"/>
    <w:rsid w:val="00936ED2"/>
    <w:pPr>
      <w:keepNext/>
      <w:wordWrap w:val="0"/>
      <w:spacing w:line="240" w:lineRule="auto"/>
      <w:ind w:firstLine="0"/>
    </w:pPr>
    <w:rPr>
      <w:rFonts w:eastAsia="Batang"/>
      <w:sz w:val="20"/>
      <w:szCs w:val="20"/>
    </w:rPr>
  </w:style>
  <w:style w:type="paragraph" w:customStyle="1" w:styleId="ParaAttribute67">
    <w:name w:val="ParaAttribute67"/>
    <w:rsid w:val="00936ED2"/>
    <w:pPr>
      <w:wordWrap w:val="0"/>
      <w:spacing w:line="240" w:lineRule="auto"/>
      <w:ind w:firstLine="0"/>
    </w:pPr>
    <w:rPr>
      <w:rFonts w:eastAsia="Batang"/>
      <w:sz w:val="20"/>
      <w:szCs w:val="20"/>
    </w:rPr>
  </w:style>
  <w:style w:type="character" w:customStyle="1" w:styleId="CharAttribute2">
    <w:name w:val="CharAttribute2"/>
    <w:rsid w:val="00936ED2"/>
    <w:rPr>
      <w:rFonts w:ascii="Times New Roman" w:eastAsia="Times New Roman"/>
    </w:rPr>
  </w:style>
  <w:style w:type="character" w:customStyle="1" w:styleId="CharAttribute53">
    <w:name w:val="CharAttribute53"/>
    <w:rsid w:val="00936ED2"/>
    <w:rPr>
      <w:rFonts w:ascii="Times New Roman" w:eastAsia="Calibri Light"/>
      <w:b/>
      <w:sz w:val="24"/>
    </w:rPr>
  </w:style>
  <w:style w:type="character" w:customStyle="1" w:styleId="CharAttribute54">
    <w:name w:val="CharAttribute54"/>
    <w:rsid w:val="00936ED2"/>
    <w:rPr>
      <w:rFonts w:ascii="Times New Roman" w:eastAsia="Times New Roman"/>
      <w:b/>
    </w:rPr>
  </w:style>
  <w:style w:type="character" w:customStyle="1" w:styleId="CharAttribute55">
    <w:name w:val="CharAttribute55"/>
    <w:rsid w:val="00936ED2"/>
    <w:rPr>
      <w:rFonts w:ascii="Times New Roman" w:eastAsia="Times New Roman"/>
      <w:i/>
    </w:rPr>
  </w:style>
  <w:style w:type="character" w:customStyle="1" w:styleId="CharAttribute57">
    <w:name w:val="CharAttribute57"/>
    <w:rsid w:val="00936ED2"/>
    <w:rPr>
      <w:rFonts w:ascii="Times New Roman" w:eastAsia="Times New Roman"/>
      <w:b/>
    </w:rPr>
  </w:style>
  <w:style w:type="character" w:customStyle="1" w:styleId="CharAttribute58">
    <w:name w:val="CharAttribute58"/>
    <w:rsid w:val="00936ED2"/>
    <w:rPr>
      <w:rFonts w:ascii="Times New Roman" w:eastAsia="Times New Roman"/>
      <w:shd w:val="clear" w:color="auto" w:fill="FFFFFF"/>
    </w:rPr>
  </w:style>
  <w:style w:type="table" w:customStyle="1" w:styleId="GridTable21">
    <w:name w:val="Grid Table 21"/>
    <w:basedOn w:val="TableNormal"/>
    <w:uiPriority w:val="47"/>
    <w:rsid w:val="00936ED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936ED2"/>
    <w:pPr>
      <w:spacing w:after="0" w:line="240" w:lineRule="auto"/>
      <w:ind w:firstLine="0"/>
    </w:pPr>
    <w:rPr>
      <w:rFonts w:ascii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PlainTable51">
    <w:name w:val="Plain Table 51"/>
    <w:basedOn w:val="TableNormal"/>
    <w:uiPriority w:val="45"/>
    <w:rsid w:val="00936ED2"/>
    <w:pPr>
      <w:spacing w:after="0" w:line="240" w:lineRule="auto"/>
      <w:ind w:firstLine="0"/>
    </w:pPr>
    <w:rPr>
      <w:rFonts w:ascii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dnoteText">
    <w:name w:val="endnote text"/>
    <w:basedOn w:val="Normal"/>
    <w:link w:val="EndnoteTextChar"/>
    <w:uiPriority w:val="99"/>
    <w:unhideWhenUsed/>
    <w:rsid w:val="00936ED2"/>
    <w:pPr>
      <w:spacing w:after="0" w:line="240" w:lineRule="auto"/>
    </w:pPr>
    <w:rPr>
      <w:rFonts w:eastAsiaTheme="minorEastAsia"/>
      <w:szCs w:val="20"/>
    </w:rPr>
  </w:style>
  <w:style w:type="character" w:customStyle="1" w:styleId="EndnoteTextChar">
    <w:name w:val="Endnote Text Char"/>
    <w:basedOn w:val="DefaultParagraphFont"/>
    <w:link w:val="EndnoteText"/>
    <w:uiPriority w:val="99"/>
    <w:semiHidden/>
    <w:rsid w:val="00936ED2"/>
    <w:rPr>
      <w:rFonts w:eastAsiaTheme="minorEastAsia"/>
      <w:sz w:val="20"/>
      <w:szCs w:val="20"/>
    </w:rPr>
  </w:style>
  <w:style w:type="character" w:styleId="EndnoteReference">
    <w:name w:val="endnote reference"/>
    <w:basedOn w:val="DefaultParagraphFont"/>
    <w:uiPriority w:val="99"/>
    <w:unhideWhenUsed/>
    <w:rsid w:val="00936ED2"/>
    <w:rPr>
      <w:vertAlign w:val="superscript"/>
    </w:rPr>
  </w:style>
  <w:style w:type="character" w:customStyle="1" w:styleId="CharAttribute12">
    <w:name w:val="CharAttribute12"/>
    <w:rsid w:val="00936ED2"/>
    <w:rPr>
      <w:rFonts w:ascii="Times New Roman" w:eastAsia="Times New Roman"/>
    </w:rPr>
  </w:style>
  <w:style w:type="paragraph" w:customStyle="1" w:styleId="ParaAttribute30">
    <w:name w:val="ParaAttribute30"/>
    <w:rsid w:val="00936ED2"/>
    <w:pPr>
      <w:wordWrap w:val="0"/>
      <w:spacing w:after="0" w:line="240" w:lineRule="auto"/>
      <w:ind w:firstLine="288"/>
      <w:jc w:val="both"/>
    </w:pPr>
    <w:rPr>
      <w:rFonts w:eastAsia="Batang"/>
      <w:sz w:val="20"/>
      <w:szCs w:val="20"/>
    </w:rPr>
  </w:style>
  <w:style w:type="character" w:customStyle="1" w:styleId="CharAttribute66">
    <w:name w:val="CharAttribute66"/>
    <w:rsid w:val="00936ED2"/>
    <w:rPr>
      <w:rFonts w:ascii="Times New Roman" w:eastAsia="Times New Roman"/>
      <w:sz w:val="18"/>
      <w:vertAlign w:val="superscript"/>
    </w:rPr>
  </w:style>
  <w:style w:type="character" w:customStyle="1" w:styleId="CharAttribute67">
    <w:name w:val="CharAttribute67"/>
    <w:rsid w:val="00936ED2"/>
    <w:rPr>
      <w:rFonts w:ascii="Times New Roman" w:eastAsia="Times New Roman"/>
      <w:sz w:val="18"/>
    </w:rPr>
  </w:style>
  <w:style w:type="character" w:customStyle="1" w:styleId="CharAttribute68">
    <w:name w:val="CharAttribute68"/>
    <w:rsid w:val="00936ED2"/>
    <w:rPr>
      <w:rFonts w:ascii="Times New Roman" w:eastAsia="Times New Roman"/>
      <w:i/>
      <w:sz w:val="18"/>
    </w:rPr>
  </w:style>
  <w:style w:type="character" w:customStyle="1" w:styleId="CharAttribute75">
    <w:name w:val="CharAttribute75"/>
    <w:rsid w:val="00936ED2"/>
    <w:rPr>
      <w:rFonts w:ascii="Times New Roman" w:eastAsia="Times New Roman"/>
      <w:color w:val="0000FF"/>
      <w:sz w:val="18"/>
      <w:u w:val="single"/>
    </w:rPr>
  </w:style>
  <w:style w:type="paragraph" w:customStyle="1" w:styleId="ParaAttribute2">
    <w:name w:val="ParaAttribute2"/>
    <w:rsid w:val="00936ED2"/>
    <w:pPr>
      <w:wordWrap w:val="0"/>
      <w:spacing w:after="200" w:line="240" w:lineRule="auto"/>
    </w:pPr>
    <w:rPr>
      <w:rFonts w:eastAsia="Batang"/>
      <w:sz w:val="20"/>
      <w:szCs w:val="20"/>
    </w:rPr>
  </w:style>
  <w:style w:type="character" w:customStyle="1" w:styleId="CharAttribute5">
    <w:name w:val="CharAttribute5"/>
    <w:rsid w:val="00936ED2"/>
    <w:rPr>
      <w:rFonts w:ascii="Calibri" w:eastAsia="Calibri"/>
      <w:sz w:val="22"/>
    </w:rPr>
  </w:style>
  <w:style w:type="character" w:customStyle="1" w:styleId="CharAttribute24">
    <w:name w:val="CharAttribute24"/>
    <w:rsid w:val="00936ED2"/>
    <w:rPr>
      <w:rFonts w:ascii="Calibri" w:eastAsia="Calibri"/>
      <w:sz w:val="22"/>
      <w:shd w:val="clear" w:color="auto" w:fill="FFFFFF"/>
    </w:rPr>
  </w:style>
  <w:style w:type="character" w:customStyle="1" w:styleId="CharAttribute25">
    <w:name w:val="CharAttribute25"/>
    <w:rsid w:val="00936ED2"/>
    <w:rPr>
      <w:rFonts w:ascii="Calibri" w:eastAsia="Calibri"/>
      <w:i/>
      <w:sz w:val="22"/>
      <w:shd w:val="clear" w:color="auto" w:fill="FFFFFF"/>
    </w:rPr>
  </w:style>
  <w:style w:type="character" w:customStyle="1" w:styleId="CharAttribute26">
    <w:name w:val="CharAttribute26"/>
    <w:rsid w:val="00936ED2"/>
    <w:rPr>
      <w:rFonts w:ascii="Calibri" w:eastAsia="Calibri"/>
      <w:i/>
      <w:sz w:val="22"/>
    </w:rPr>
  </w:style>
  <w:style w:type="paragraph" w:customStyle="1" w:styleId="Default">
    <w:name w:val="Default"/>
    <w:rsid w:val="00936ED2"/>
    <w:pPr>
      <w:autoSpaceDE w:val="0"/>
      <w:autoSpaceDN w:val="0"/>
      <w:adjustRightInd w:val="0"/>
      <w:spacing w:after="0" w:line="240" w:lineRule="auto"/>
      <w:ind w:firstLine="0"/>
    </w:pPr>
    <w:rPr>
      <w:rFonts w:ascii="Arial" w:eastAsiaTheme="minorEastAsia" w:hAnsi="Arial" w:cs="Arial"/>
      <w:color w:val="000000"/>
    </w:rPr>
  </w:style>
  <w:style w:type="paragraph" w:customStyle="1" w:styleId="MTDisplayEquation">
    <w:name w:val="MTDisplayEquation"/>
    <w:basedOn w:val="Normal"/>
    <w:next w:val="Normal"/>
    <w:link w:val="MTDisplayEquationChar"/>
    <w:rsid w:val="00936ED2"/>
    <w:pPr>
      <w:tabs>
        <w:tab w:val="center" w:pos="4680"/>
        <w:tab w:val="right" w:pos="9360"/>
      </w:tabs>
      <w:spacing w:after="200" w:line="276" w:lineRule="auto"/>
      <w:ind w:firstLine="0"/>
      <w:jc w:val="left"/>
    </w:pPr>
    <w:rPr>
      <w:rFonts w:asciiTheme="minorHAnsi" w:hAnsiTheme="minorHAnsi" w:cstheme="minorBidi"/>
      <w:sz w:val="22"/>
      <w:szCs w:val="22"/>
    </w:rPr>
  </w:style>
  <w:style w:type="character" w:customStyle="1" w:styleId="MTDisplayEquationChar">
    <w:name w:val="MTDisplayEquation Char"/>
    <w:basedOn w:val="DefaultParagraphFont"/>
    <w:link w:val="MTDisplayEquation"/>
    <w:rsid w:val="00936ED2"/>
    <w:rPr>
      <w:rFonts w:asciiTheme="minorHAnsi" w:hAnsiTheme="minorHAnsi" w:cstheme="minorBidi"/>
      <w:sz w:val="22"/>
      <w:szCs w:val="22"/>
    </w:rPr>
  </w:style>
  <w:style w:type="paragraph" w:styleId="Revision">
    <w:name w:val="Revision"/>
    <w:hidden/>
    <w:uiPriority w:val="99"/>
    <w:semiHidden/>
    <w:rsid w:val="00936ED2"/>
    <w:pPr>
      <w:spacing w:after="0" w:line="240" w:lineRule="auto"/>
      <w:ind w:firstLine="0"/>
    </w:pPr>
    <w:rPr>
      <w:sz w:val="20"/>
    </w:rPr>
  </w:style>
  <w:style w:type="paragraph" w:styleId="TOC4">
    <w:name w:val="toc 4"/>
    <w:basedOn w:val="Normal"/>
    <w:next w:val="Normal"/>
    <w:autoRedefine/>
    <w:uiPriority w:val="39"/>
    <w:unhideWhenUsed/>
    <w:rsid w:val="00936ED2"/>
    <w:pPr>
      <w:spacing w:after="100" w:line="259" w:lineRule="auto"/>
      <w:ind w:left="660" w:firstLine="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ED2"/>
    <w:pPr>
      <w:spacing w:after="100" w:line="259" w:lineRule="auto"/>
      <w:ind w:left="88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ED2"/>
    <w:pPr>
      <w:spacing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ED2"/>
    <w:pPr>
      <w:spacing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ED2"/>
    <w:pPr>
      <w:spacing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ED2"/>
    <w:pPr>
      <w:spacing w:after="100" w:line="259" w:lineRule="auto"/>
      <w:ind w:left="1760" w:firstLine="0"/>
      <w:jc w:val="left"/>
    </w:pPr>
    <w:rPr>
      <w:rFonts w:asciiTheme="minorHAnsi" w:eastAsiaTheme="minorEastAsia" w:hAnsiTheme="minorHAnsi" w:cstheme="minorBidi"/>
      <w:sz w:val="22"/>
      <w:szCs w:val="22"/>
    </w:rPr>
  </w:style>
  <w:style w:type="paragraph" w:customStyle="1" w:styleId="paragraph">
    <w:name w:val="paragraph"/>
    <w:basedOn w:val="Normal"/>
    <w:rsid w:val="0056047F"/>
    <w:pPr>
      <w:spacing w:before="100" w:beforeAutospacing="1" w:after="100" w:afterAutospacing="1" w:line="240" w:lineRule="auto"/>
      <w:ind w:firstLine="0"/>
      <w:jc w:val="left"/>
    </w:pPr>
    <w:rPr>
      <w:rFonts w:eastAsia="Times New Roman"/>
    </w:rPr>
  </w:style>
  <w:style w:type="character" w:customStyle="1" w:styleId="normaltextrun">
    <w:name w:val="normaltextrun"/>
    <w:basedOn w:val="DefaultParagraphFont"/>
    <w:rsid w:val="0056047F"/>
  </w:style>
  <w:style w:type="character" w:customStyle="1" w:styleId="eop">
    <w:name w:val="eop"/>
    <w:basedOn w:val="DefaultParagraphFont"/>
    <w:rsid w:val="0056047F"/>
  </w:style>
  <w:style w:type="table" w:customStyle="1" w:styleId="GridTable22">
    <w:name w:val="Grid Table 22"/>
    <w:basedOn w:val="TableNormal"/>
    <w:uiPriority w:val="47"/>
    <w:rsid w:val="0055549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41">
    <w:name w:val="Plain Table 41"/>
    <w:basedOn w:val="TableNormal"/>
    <w:uiPriority w:val="44"/>
    <w:rsid w:val="005554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11">
    <w:name w:val="Grid Table 1 Light - Accent 11"/>
    <w:basedOn w:val="TableNormal"/>
    <w:uiPriority w:val="46"/>
    <w:rsid w:val="0055549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12">
    <w:name w:val="Grid Table 1 Light - Accent 12"/>
    <w:basedOn w:val="TableNormal"/>
    <w:uiPriority w:val="46"/>
    <w:rsid w:val="00013D2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13">
    <w:name w:val="Grid Table 1 Light - Accent 13"/>
    <w:basedOn w:val="TableNormal"/>
    <w:uiPriority w:val="46"/>
    <w:rsid w:val="00BC447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795C67"/>
  </w:style>
  <w:style w:type="character" w:styleId="FollowedHyperlink">
    <w:name w:val="FollowedHyperlink"/>
    <w:basedOn w:val="DefaultParagraphFont"/>
    <w:uiPriority w:val="99"/>
    <w:semiHidden/>
    <w:unhideWhenUsed/>
    <w:rsid w:val="005C01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5760">
      <w:bodyDiv w:val="1"/>
      <w:marLeft w:val="0"/>
      <w:marRight w:val="0"/>
      <w:marTop w:val="0"/>
      <w:marBottom w:val="0"/>
      <w:divBdr>
        <w:top w:val="none" w:sz="0" w:space="0" w:color="auto"/>
        <w:left w:val="none" w:sz="0" w:space="0" w:color="auto"/>
        <w:bottom w:val="none" w:sz="0" w:space="0" w:color="auto"/>
        <w:right w:val="none" w:sz="0" w:space="0" w:color="auto"/>
      </w:divBdr>
    </w:div>
    <w:div w:id="89858888">
      <w:bodyDiv w:val="1"/>
      <w:marLeft w:val="0"/>
      <w:marRight w:val="0"/>
      <w:marTop w:val="0"/>
      <w:marBottom w:val="0"/>
      <w:divBdr>
        <w:top w:val="none" w:sz="0" w:space="0" w:color="auto"/>
        <w:left w:val="none" w:sz="0" w:space="0" w:color="auto"/>
        <w:bottom w:val="none" w:sz="0" w:space="0" w:color="auto"/>
        <w:right w:val="none" w:sz="0" w:space="0" w:color="auto"/>
      </w:divBdr>
    </w:div>
    <w:div w:id="379670571">
      <w:bodyDiv w:val="1"/>
      <w:marLeft w:val="0"/>
      <w:marRight w:val="0"/>
      <w:marTop w:val="0"/>
      <w:marBottom w:val="0"/>
      <w:divBdr>
        <w:top w:val="none" w:sz="0" w:space="0" w:color="auto"/>
        <w:left w:val="none" w:sz="0" w:space="0" w:color="auto"/>
        <w:bottom w:val="none" w:sz="0" w:space="0" w:color="auto"/>
        <w:right w:val="none" w:sz="0" w:space="0" w:color="auto"/>
      </w:divBdr>
    </w:div>
    <w:div w:id="488638397">
      <w:bodyDiv w:val="1"/>
      <w:marLeft w:val="0"/>
      <w:marRight w:val="0"/>
      <w:marTop w:val="0"/>
      <w:marBottom w:val="0"/>
      <w:divBdr>
        <w:top w:val="none" w:sz="0" w:space="0" w:color="auto"/>
        <w:left w:val="none" w:sz="0" w:space="0" w:color="auto"/>
        <w:bottom w:val="none" w:sz="0" w:space="0" w:color="auto"/>
        <w:right w:val="none" w:sz="0" w:space="0" w:color="auto"/>
      </w:divBdr>
    </w:div>
    <w:div w:id="596669573">
      <w:bodyDiv w:val="1"/>
      <w:marLeft w:val="0"/>
      <w:marRight w:val="0"/>
      <w:marTop w:val="0"/>
      <w:marBottom w:val="0"/>
      <w:divBdr>
        <w:top w:val="none" w:sz="0" w:space="0" w:color="auto"/>
        <w:left w:val="none" w:sz="0" w:space="0" w:color="auto"/>
        <w:bottom w:val="none" w:sz="0" w:space="0" w:color="auto"/>
        <w:right w:val="none" w:sz="0" w:space="0" w:color="auto"/>
      </w:divBdr>
    </w:div>
    <w:div w:id="614600330">
      <w:bodyDiv w:val="1"/>
      <w:marLeft w:val="0"/>
      <w:marRight w:val="0"/>
      <w:marTop w:val="0"/>
      <w:marBottom w:val="0"/>
      <w:divBdr>
        <w:top w:val="none" w:sz="0" w:space="0" w:color="auto"/>
        <w:left w:val="none" w:sz="0" w:space="0" w:color="auto"/>
        <w:bottom w:val="none" w:sz="0" w:space="0" w:color="auto"/>
        <w:right w:val="none" w:sz="0" w:space="0" w:color="auto"/>
      </w:divBdr>
    </w:div>
    <w:div w:id="735472160">
      <w:bodyDiv w:val="1"/>
      <w:marLeft w:val="0"/>
      <w:marRight w:val="0"/>
      <w:marTop w:val="0"/>
      <w:marBottom w:val="0"/>
      <w:divBdr>
        <w:top w:val="none" w:sz="0" w:space="0" w:color="auto"/>
        <w:left w:val="none" w:sz="0" w:space="0" w:color="auto"/>
        <w:bottom w:val="none" w:sz="0" w:space="0" w:color="auto"/>
        <w:right w:val="none" w:sz="0" w:space="0" w:color="auto"/>
      </w:divBdr>
    </w:div>
    <w:div w:id="742870554">
      <w:bodyDiv w:val="1"/>
      <w:marLeft w:val="0"/>
      <w:marRight w:val="0"/>
      <w:marTop w:val="0"/>
      <w:marBottom w:val="0"/>
      <w:divBdr>
        <w:top w:val="none" w:sz="0" w:space="0" w:color="auto"/>
        <w:left w:val="none" w:sz="0" w:space="0" w:color="auto"/>
        <w:bottom w:val="none" w:sz="0" w:space="0" w:color="auto"/>
        <w:right w:val="none" w:sz="0" w:space="0" w:color="auto"/>
      </w:divBdr>
    </w:div>
    <w:div w:id="800076873">
      <w:bodyDiv w:val="1"/>
      <w:marLeft w:val="0"/>
      <w:marRight w:val="0"/>
      <w:marTop w:val="0"/>
      <w:marBottom w:val="0"/>
      <w:divBdr>
        <w:top w:val="none" w:sz="0" w:space="0" w:color="auto"/>
        <w:left w:val="none" w:sz="0" w:space="0" w:color="auto"/>
        <w:bottom w:val="none" w:sz="0" w:space="0" w:color="auto"/>
        <w:right w:val="none" w:sz="0" w:space="0" w:color="auto"/>
      </w:divBdr>
    </w:div>
    <w:div w:id="823158359">
      <w:bodyDiv w:val="1"/>
      <w:marLeft w:val="0"/>
      <w:marRight w:val="0"/>
      <w:marTop w:val="0"/>
      <w:marBottom w:val="0"/>
      <w:divBdr>
        <w:top w:val="none" w:sz="0" w:space="0" w:color="auto"/>
        <w:left w:val="none" w:sz="0" w:space="0" w:color="auto"/>
        <w:bottom w:val="none" w:sz="0" w:space="0" w:color="auto"/>
        <w:right w:val="none" w:sz="0" w:space="0" w:color="auto"/>
      </w:divBdr>
    </w:div>
    <w:div w:id="883442246">
      <w:bodyDiv w:val="1"/>
      <w:marLeft w:val="0"/>
      <w:marRight w:val="0"/>
      <w:marTop w:val="0"/>
      <w:marBottom w:val="0"/>
      <w:divBdr>
        <w:top w:val="none" w:sz="0" w:space="0" w:color="auto"/>
        <w:left w:val="none" w:sz="0" w:space="0" w:color="auto"/>
        <w:bottom w:val="none" w:sz="0" w:space="0" w:color="auto"/>
        <w:right w:val="none" w:sz="0" w:space="0" w:color="auto"/>
      </w:divBdr>
    </w:div>
    <w:div w:id="883950979">
      <w:bodyDiv w:val="1"/>
      <w:marLeft w:val="0"/>
      <w:marRight w:val="0"/>
      <w:marTop w:val="0"/>
      <w:marBottom w:val="0"/>
      <w:divBdr>
        <w:top w:val="none" w:sz="0" w:space="0" w:color="auto"/>
        <w:left w:val="none" w:sz="0" w:space="0" w:color="auto"/>
        <w:bottom w:val="none" w:sz="0" w:space="0" w:color="auto"/>
        <w:right w:val="none" w:sz="0" w:space="0" w:color="auto"/>
      </w:divBdr>
    </w:div>
    <w:div w:id="999230019">
      <w:bodyDiv w:val="1"/>
      <w:marLeft w:val="0"/>
      <w:marRight w:val="0"/>
      <w:marTop w:val="0"/>
      <w:marBottom w:val="0"/>
      <w:divBdr>
        <w:top w:val="none" w:sz="0" w:space="0" w:color="auto"/>
        <w:left w:val="none" w:sz="0" w:space="0" w:color="auto"/>
        <w:bottom w:val="none" w:sz="0" w:space="0" w:color="auto"/>
        <w:right w:val="none" w:sz="0" w:space="0" w:color="auto"/>
      </w:divBdr>
    </w:div>
    <w:div w:id="1059086193">
      <w:bodyDiv w:val="1"/>
      <w:marLeft w:val="0"/>
      <w:marRight w:val="0"/>
      <w:marTop w:val="0"/>
      <w:marBottom w:val="0"/>
      <w:divBdr>
        <w:top w:val="none" w:sz="0" w:space="0" w:color="auto"/>
        <w:left w:val="none" w:sz="0" w:space="0" w:color="auto"/>
        <w:bottom w:val="none" w:sz="0" w:space="0" w:color="auto"/>
        <w:right w:val="none" w:sz="0" w:space="0" w:color="auto"/>
      </w:divBdr>
    </w:div>
    <w:div w:id="1092896885">
      <w:bodyDiv w:val="1"/>
      <w:marLeft w:val="0"/>
      <w:marRight w:val="0"/>
      <w:marTop w:val="0"/>
      <w:marBottom w:val="0"/>
      <w:divBdr>
        <w:top w:val="none" w:sz="0" w:space="0" w:color="auto"/>
        <w:left w:val="none" w:sz="0" w:space="0" w:color="auto"/>
        <w:bottom w:val="none" w:sz="0" w:space="0" w:color="auto"/>
        <w:right w:val="none" w:sz="0" w:space="0" w:color="auto"/>
      </w:divBdr>
    </w:div>
    <w:div w:id="1098477285">
      <w:bodyDiv w:val="1"/>
      <w:marLeft w:val="0"/>
      <w:marRight w:val="0"/>
      <w:marTop w:val="0"/>
      <w:marBottom w:val="0"/>
      <w:divBdr>
        <w:top w:val="none" w:sz="0" w:space="0" w:color="auto"/>
        <w:left w:val="none" w:sz="0" w:space="0" w:color="auto"/>
        <w:bottom w:val="none" w:sz="0" w:space="0" w:color="auto"/>
        <w:right w:val="none" w:sz="0" w:space="0" w:color="auto"/>
      </w:divBdr>
    </w:div>
    <w:div w:id="1220359100">
      <w:bodyDiv w:val="1"/>
      <w:marLeft w:val="0"/>
      <w:marRight w:val="0"/>
      <w:marTop w:val="0"/>
      <w:marBottom w:val="0"/>
      <w:divBdr>
        <w:top w:val="none" w:sz="0" w:space="0" w:color="auto"/>
        <w:left w:val="none" w:sz="0" w:space="0" w:color="auto"/>
        <w:bottom w:val="none" w:sz="0" w:space="0" w:color="auto"/>
        <w:right w:val="none" w:sz="0" w:space="0" w:color="auto"/>
      </w:divBdr>
    </w:div>
    <w:div w:id="1243445241">
      <w:bodyDiv w:val="1"/>
      <w:marLeft w:val="0"/>
      <w:marRight w:val="0"/>
      <w:marTop w:val="0"/>
      <w:marBottom w:val="0"/>
      <w:divBdr>
        <w:top w:val="none" w:sz="0" w:space="0" w:color="auto"/>
        <w:left w:val="none" w:sz="0" w:space="0" w:color="auto"/>
        <w:bottom w:val="none" w:sz="0" w:space="0" w:color="auto"/>
        <w:right w:val="none" w:sz="0" w:space="0" w:color="auto"/>
      </w:divBdr>
    </w:div>
    <w:div w:id="1359813468">
      <w:bodyDiv w:val="1"/>
      <w:marLeft w:val="0"/>
      <w:marRight w:val="0"/>
      <w:marTop w:val="0"/>
      <w:marBottom w:val="0"/>
      <w:divBdr>
        <w:top w:val="none" w:sz="0" w:space="0" w:color="auto"/>
        <w:left w:val="none" w:sz="0" w:space="0" w:color="auto"/>
        <w:bottom w:val="none" w:sz="0" w:space="0" w:color="auto"/>
        <w:right w:val="none" w:sz="0" w:space="0" w:color="auto"/>
      </w:divBdr>
    </w:div>
    <w:div w:id="1392725769">
      <w:bodyDiv w:val="1"/>
      <w:marLeft w:val="0"/>
      <w:marRight w:val="0"/>
      <w:marTop w:val="0"/>
      <w:marBottom w:val="0"/>
      <w:divBdr>
        <w:top w:val="none" w:sz="0" w:space="0" w:color="auto"/>
        <w:left w:val="none" w:sz="0" w:space="0" w:color="auto"/>
        <w:bottom w:val="none" w:sz="0" w:space="0" w:color="auto"/>
        <w:right w:val="none" w:sz="0" w:space="0" w:color="auto"/>
      </w:divBdr>
    </w:div>
    <w:div w:id="1496413697">
      <w:bodyDiv w:val="1"/>
      <w:marLeft w:val="0"/>
      <w:marRight w:val="0"/>
      <w:marTop w:val="0"/>
      <w:marBottom w:val="0"/>
      <w:divBdr>
        <w:top w:val="none" w:sz="0" w:space="0" w:color="auto"/>
        <w:left w:val="none" w:sz="0" w:space="0" w:color="auto"/>
        <w:bottom w:val="none" w:sz="0" w:space="0" w:color="auto"/>
        <w:right w:val="none" w:sz="0" w:space="0" w:color="auto"/>
      </w:divBdr>
    </w:div>
    <w:div w:id="1506897615">
      <w:bodyDiv w:val="1"/>
      <w:marLeft w:val="0"/>
      <w:marRight w:val="0"/>
      <w:marTop w:val="0"/>
      <w:marBottom w:val="0"/>
      <w:divBdr>
        <w:top w:val="none" w:sz="0" w:space="0" w:color="auto"/>
        <w:left w:val="none" w:sz="0" w:space="0" w:color="auto"/>
        <w:bottom w:val="none" w:sz="0" w:space="0" w:color="auto"/>
        <w:right w:val="none" w:sz="0" w:space="0" w:color="auto"/>
      </w:divBdr>
    </w:div>
    <w:div w:id="1589804641">
      <w:bodyDiv w:val="1"/>
      <w:marLeft w:val="0"/>
      <w:marRight w:val="0"/>
      <w:marTop w:val="0"/>
      <w:marBottom w:val="0"/>
      <w:divBdr>
        <w:top w:val="none" w:sz="0" w:space="0" w:color="auto"/>
        <w:left w:val="none" w:sz="0" w:space="0" w:color="auto"/>
        <w:bottom w:val="none" w:sz="0" w:space="0" w:color="auto"/>
        <w:right w:val="none" w:sz="0" w:space="0" w:color="auto"/>
      </w:divBdr>
    </w:div>
    <w:div w:id="1645964963">
      <w:bodyDiv w:val="1"/>
      <w:marLeft w:val="0"/>
      <w:marRight w:val="0"/>
      <w:marTop w:val="0"/>
      <w:marBottom w:val="0"/>
      <w:divBdr>
        <w:top w:val="none" w:sz="0" w:space="0" w:color="auto"/>
        <w:left w:val="none" w:sz="0" w:space="0" w:color="auto"/>
        <w:bottom w:val="none" w:sz="0" w:space="0" w:color="auto"/>
        <w:right w:val="none" w:sz="0" w:space="0" w:color="auto"/>
      </w:divBdr>
    </w:div>
    <w:div w:id="1729954855">
      <w:bodyDiv w:val="1"/>
      <w:marLeft w:val="0"/>
      <w:marRight w:val="0"/>
      <w:marTop w:val="0"/>
      <w:marBottom w:val="0"/>
      <w:divBdr>
        <w:top w:val="none" w:sz="0" w:space="0" w:color="auto"/>
        <w:left w:val="none" w:sz="0" w:space="0" w:color="auto"/>
        <w:bottom w:val="none" w:sz="0" w:space="0" w:color="auto"/>
        <w:right w:val="none" w:sz="0" w:space="0" w:color="auto"/>
      </w:divBdr>
    </w:div>
    <w:div w:id="1820688053">
      <w:bodyDiv w:val="1"/>
      <w:marLeft w:val="0"/>
      <w:marRight w:val="0"/>
      <w:marTop w:val="0"/>
      <w:marBottom w:val="0"/>
      <w:divBdr>
        <w:top w:val="none" w:sz="0" w:space="0" w:color="auto"/>
        <w:left w:val="none" w:sz="0" w:space="0" w:color="auto"/>
        <w:bottom w:val="none" w:sz="0" w:space="0" w:color="auto"/>
        <w:right w:val="none" w:sz="0" w:space="0" w:color="auto"/>
      </w:divBdr>
      <w:divsChild>
        <w:div w:id="815680270">
          <w:marLeft w:val="806"/>
          <w:marRight w:val="0"/>
          <w:marTop w:val="200"/>
          <w:marBottom w:val="0"/>
          <w:divBdr>
            <w:top w:val="none" w:sz="0" w:space="0" w:color="auto"/>
            <w:left w:val="none" w:sz="0" w:space="0" w:color="auto"/>
            <w:bottom w:val="none" w:sz="0" w:space="0" w:color="auto"/>
            <w:right w:val="none" w:sz="0" w:space="0" w:color="auto"/>
          </w:divBdr>
        </w:div>
      </w:divsChild>
    </w:div>
    <w:div w:id="188259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0.png"/><Relationship Id="rId18" Type="http://schemas.openxmlformats.org/officeDocument/2006/relationships/image" Target="media/image6.JPG"/><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0.wmf"/><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762D38-8C59-49E3-9AD2-01AB381CEF21}">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2014-11-11T00:00:00</PublishDate>
  <Abstract/>
  <CompanyAddress>Department of Aerospace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1</b:Tag>
    <b:SourceType>Book</b:SourceType>
    <b:Guid>{AFE51B43-4112-4CE1-B81C-744522E33894}</b:Guid>
    <b:Author>
      <b:Author>
        <b:NameList>
          <b:Person>
            <b:Last>O'Neil</b:Last>
            <b:First>Morgan</b:First>
          </b:Person>
        </b:NameList>
      </b:Author>
    </b:Author>
    <b:Title>ghc</b:Title>
    <b:RefOrder>1</b:RefOrder>
  </b:Source>
  <b:Source>
    <b:Tag>Ash</b:Tag>
    <b:SourceType>Book</b:SourceType>
    <b:Guid>{7FE09D0C-0CE7-4643-BBD0-5AFE763FBAC9}</b:Guid>
    <b:Author>
      <b:Author>
        <b:NameList>
          <b:Person>
            <b:Last>Ashby</b:Last>
          </b:Person>
        </b:NameList>
      </b:Author>
    </b:Author>
    <b:RefOrder>2</b:RefOrder>
  </b:Source>
  <b:Source>
    <b:Tag>ENT14</b:Tag>
    <b:SourceType>ElectronicSource</b:SourceType>
    <b:Guid>{09D6A6F8-4B0C-4CF8-9332-EE5B742718C6}</b:Guid>
    <b:Title>AIM XTRA/BASE v2.xx Manual</b:Title>
    <b:Year>2014</b:Year>
    <b:Month>July</b:Month>
    <b:Day>18</b:Day>
    <b:Medium>Document</b:Medium>
    <b:Author>
      <b:Author>
        <b:Corporate>ENTACORE electronics</b:Corporate>
      </b:Author>
    </b:Author>
    <b:InternetSiteTitle>ENTACORE electronics</b:InternetSiteTitle>
    <b:City>St Louis Park</b:City>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258F09-C150-40C5-B837-B41CB7049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12</Pages>
  <Words>4083</Words>
  <Characters>23275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BSR-1314</vt:lpstr>
    </vt:vector>
  </TitlesOfParts>
  <Company>Texas A&amp;M University Sounding Rocketry Team</Company>
  <LinksUpToDate>false</LinksUpToDate>
  <CharactersWithSpaces>27304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BSR-1314</dc:title>
  <dc:subject>Preliminary Design Report</dc:subject>
  <dc:creator>James Pettit</dc:creator>
  <cp:keywords/>
  <dc:description/>
  <cp:lastModifiedBy>Stricklin, Bradford William</cp:lastModifiedBy>
  <cp:revision>4</cp:revision>
  <cp:lastPrinted>2014-11-11T04:32:00Z</cp:lastPrinted>
  <dcterms:created xsi:type="dcterms:W3CDTF">2016-01-15T18:39:00Z</dcterms:created>
  <dcterms:modified xsi:type="dcterms:W3CDTF">2016-01-15T22:59:00Z</dcterms:modified>
</cp:coreProperties>
</file>